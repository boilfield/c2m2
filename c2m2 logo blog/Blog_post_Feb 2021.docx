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2.xml"/>
  <Override ContentType="application/vnd.ms-office.chartcolorstyle+xml" PartName="/word/charts/colors1.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2.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76" w:lineRule="auto"/>
        <w:jc w:val="center"/>
        <w:rPr>
          <w:rFonts w:ascii="Calibri" w:cs="Calibri" w:eastAsia="Calibri" w:hAnsi="Calibri"/>
          <w:b w:val="1"/>
          <w:sz w:val="20"/>
          <w:szCs w:val="20"/>
        </w:rPr>
      </w:pPr>
      <w:sdt>
        <w:sdtPr>
          <w:tag w:val="goog_rdk_0"/>
        </w:sdtPr>
        <w:sdtContent>
          <w:commentRangeStart w:id="0"/>
        </w:sdtContent>
      </w:sdt>
      <w:sdt>
        <w:sdtPr>
          <w:tag w:val="goog_rdk_1"/>
        </w:sdtPr>
        <w:sdtContent>
          <w:commentRangeStart w:id="1"/>
        </w:sdtContent>
      </w:sdt>
      <w:sdt>
        <w:sdtPr>
          <w:tag w:val="goog_rdk_2"/>
        </w:sdtPr>
        <w:sdtContent>
          <w:commentRangeStart w:id="2"/>
        </w:sdtContent>
      </w:sdt>
      <w:r w:rsidDel="00000000" w:rsidR="00000000" w:rsidRPr="00000000">
        <w:rPr>
          <w:rFonts w:ascii="Calibri" w:cs="Calibri" w:eastAsia="Calibri" w:hAnsi="Calibri"/>
          <w:b w:val="1"/>
          <w:sz w:val="20"/>
          <w:szCs w:val="20"/>
          <w:rtl w:val="0"/>
        </w:rPr>
        <w:t xml:space="preserve">EVOLUTION OF COVID-19 AND CURRENT STATE OF THE ECONOMY</w:t>
      </w:r>
    </w:p>
    <w:p w:rsidR="00000000" w:rsidDel="00000000" w:rsidP="00000000" w:rsidRDefault="00000000" w:rsidRPr="00000000" w14:paraId="00000002">
      <w:pPr>
        <w:spacing w:after="0" w:line="276" w:lineRule="auto"/>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 THE STUDY CITIES OF LATIN </w:t>
      </w:r>
      <w:sdt>
        <w:sdtPr>
          <w:tag w:val="goog_rdk_3"/>
        </w:sdtPr>
        <w:sdtContent>
          <w:commentRangeStart w:id="3"/>
        </w:sdtContent>
      </w:sdt>
      <w:r w:rsidDel="00000000" w:rsidR="00000000" w:rsidRPr="00000000">
        <w:rPr>
          <w:rFonts w:ascii="Calibri" w:cs="Calibri" w:eastAsia="Calibri" w:hAnsi="Calibri"/>
          <w:b w:val="1"/>
          <w:sz w:val="20"/>
          <w:szCs w:val="20"/>
          <w:rtl w:val="0"/>
        </w:rPr>
        <w:t xml:space="preserve">AMERICA</w:t>
      </w:r>
      <w:commentRangeEnd w:id="0"/>
      <w:r w:rsidDel="00000000" w:rsidR="00000000" w:rsidRPr="00000000">
        <w:commentReference w:id="0"/>
      </w:r>
      <w:commentRangeEnd w:id="1"/>
      <w:r w:rsidDel="00000000" w:rsidR="00000000" w:rsidRPr="00000000">
        <w:commentReference w:id="1"/>
      </w:r>
      <w:commentRangeEnd w:id="3"/>
      <w:r w:rsidDel="00000000" w:rsidR="00000000" w:rsidRPr="00000000">
        <w:commentReference w:id="3"/>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3">
      <w:pPr>
        <w:spacing w:after="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4">
      <w:pPr>
        <w:spacing w:after="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Santa Cruz</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At the beginning of the Covid-19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pandemic</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canceling of flights and entry of people to Galapagos</w:t>
      </w:r>
      <w:sdt>
        <w:sdtPr>
          <w:tag w:val="goog_rdk_4"/>
        </w:sdtPr>
        <w:sdtContent>
          <w:ins w:author="Erika" w:id="1" w:date="2021-03-22T23:44:13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allowed the islands to avoid</w:t>
            </w:r>
          </w:ins>
        </w:sdtContent>
      </w:sdt>
      <w:sdt>
        <w:sdtPr>
          <w:tag w:val="goog_rdk_5"/>
        </w:sdtPr>
        <w:sdtContent>
          <w:del w:author="Erika" w:id="1" w:date="2021-03-22T23:44:13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 allowed the virus not to trigger a</w:delText>
            </w:r>
          </w:del>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community contagion</w:t>
      </w:r>
      <w:sdt>
        <w:sdtPr>
          <w:tag w:val="goog_rdk_6"/>
        </w:sdtPr>
        <w:sdtContent>
          <w:ins w:author="Erika" w:id="2" w:date="2021-03-22T23:45:00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for a time</w:t>
            </w:r>
          </w:ins>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However, </w:t>
      </w:r>
      <w:sdt>
        <w:sdtPr>
          <w:tag w:val="goog_rdk_7"/>
        </w:sdtPr>
        <w:sdtContent>
          <w:ins w:author="Erika" w:id="3" w:date="2021-03-22T23:45:10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with the </w:t>
            </w:r>
          </w:ins>
        </w:sdtContent>
      </w:sdt>
      <w:sdt>
        <w:sdtPr>
          <w:tag w:val="goog_rdk_8"/>
        </w:sdtPr>
        <w:sdtContent>
          <w:del w:author="Erika" w:id="3" w:date="2021-03-22T23:45:10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due </w:delText>
            </w:r>
          </w:del>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the </w:t>
      </w:r>
      <w:sdt>
        <w:sdtPr>
          <w:tag w:val="goog_rdk_9"/>
        </w:sdtPr>
        <w:sdtContent>
          <w:del w:author="Erika" w:id="4" w:date="2021-03-22T23:46:44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necessary </w:delText>
            </w:r>
          </w:del>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reactivation of tourism, </w:t>
      </w:r>
      <w:sdt>
        <w:sdtPr>
          <w:tag w:val="goog_rdk_10"/>
        </w:sdtPr>
        <w:sdtContent>
          <w:ins w:author="Erika" w:id="5" w:date="2021-03-22T23:47:15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main driver of the local economy, </w:t>
            </w:r>
          </w:ins>
        </w:sdtContent>
      </w:sdt>
      <w:sdt>
        <w:sdtPr>
          <w:tag w:val="goog_rdk_11"/>
        </w:sdtPr>
        <w:sdtContent>
          <w:del w:author="Erika" w:id="5" w:date="2021-03-22T23:47:15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there was a high increase in</w:delText>
            </w:r>
          </w:del>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Covid-19 cases</w:t>
      </w:r>
      <w:sdt>
        <w:sdtPr>
          <w:tag w:val="goog_rdk_12"/>
        </w:sdtPr>
        <w:sdtContent>
          <w:ins w:author="Erika" w:id="6" w:date="2021-03-22T23:47:47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increased</w:t>
            </w:r>
          </w:ins>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 the Islands.</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entry of tourists, generated the return of a large number of human resources from the continental territory, causing crowding of people on festive dates and the falsification of RT-PCR tests, which </w:t>
      </w:r>
      <w:sdt>
        <w:sdtPr>
          <w:tag w:val="goog_rdk_13"/>
        </w:sdtPr>
        <w:sdtContent>
          <w:ins w:author="Erika" w:id="7" w:date="2021-03-22T23:50:56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stressing</w:t>
            </w:r>
          </w:ins>
        </w:sdtContent>
      </w:sdt>
      <w:sdt>
        <w:sdtPr>
          <w:tag w:val="goog_rdk_14"/>
        </w:sdtPr>
        <w:sdtContent>
          <w:del w:author="Erika" w:id="7" w:date="2021-03-22T23:50:56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currently reflects </w:delTex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stress in </w:delText>
            </w:r>
          </w:del>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Local Health System.</w:t>
      </w:r>
      <w:r w:rsidDel="00000000" w:rsidR="00000000" w:rsidRPr="00000000">
        <w:drawing>
          <wp:anchor allowOverlap="1" behindDoc="0" distB="152400" distT="152400" distL="152400" distR="152400" hidden="0" layoutInCell="1" locked="0" relativeHeight="0" simplePos="0">
            <wp:simplePos x="0" y="0"/>
            <wp:positionH relativeFrom="column">
              <wp:posOffset>1</wp:posOffset>
            </wp:positionH>
            <wp:positionV relativeFrom="paragraph">
              <wp:posOffset>9526</wp:posOffset>
            </wp:positionV>
            <wp:extent cx="3204845" cy="2851150"/>
            <wp:effectExtent b="0" l="0" r="0" t="0"/>
            <wp:wrapSquare wrapText="bothSides" distB="152400" distT="152400" distL="152400" distR="152400"/>
            <wp:docPr descr="pasted-image.tiff" id="1073741838" name="image8.png"/>
            <a:graphic>
              <a:graphicData uri="http://schemas.openxmlformats.org/drawingml/2006/picture">
                <pic:pic>
                  <pic:nvPicPr>
                    <pic:cNvPr descr="pasted-image.tiff" id="0" name="image8.png"/>
                    <pic:cNvPicPr preferRelativeResize="0"/>
                  </pic:nvPicPr>
                  <pic:blipFill>
                    <a:blip r:embed="rId10"/>
                    <a:srcRect b="0" l="0" r="0" t="0"/>
                    <a:stretch>
                      <a:fillRect/>
                    </a:stretch>
                  </pic:blipFill>
                  <pic:spPr>
                    <a:xfrm>
                      <a:off x="0" y="0"/>
                      <a:ext cx="3204845" cy="2851150"/>
                    </a:xfrm>
                    <a:prstGeom prst="rect"/>
                    <a:ln/>
                  </pic:spPr>
                </pic:pic>
              </a:graphicData>
            </a:graphic>
          </wp:anchor>
        </w:drawing>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sdt>
      <w:sdtPr>
        <w:tag w:val="goog_rdk_22"/>
      </w:sdtPr>
      <w:sdtContent>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del w:author="Erika" w:id="12" w:date="2021-03-22T23:54:02Z"/>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After the start of the new year, </w:t>
          </w:r>
          <w:sdt>
            <w:sdtPr>
              <w:tag w:val="goog_rdk_15"/>
            </w:sdtPr>
            <w:sdtContent>
              <w:del w:author="Erika" w:id="8" w:date="2021-03-22T23:51:22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it is expected that </w:delText>
                </w:r>
              </w:del>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reactivation of the private tourism companies </w:t>
          </w:r>
          <w:sdt>
            <w:sdtPr>
              <w:tag w:val="goog_rdk_16"/>
            </w:sdtPr>
            <w:sdtContent>
              <w:ins w:author="Erika" w:id="9" w:date="2021-03-22T23:51:27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 expected to</w:t>
                </w:r>
              </w:ins>
            </w:sdtContent>
          </w:sdt>
          <w:sdt>
            <w:sdtPr>
              <w:tag w:val="goog_rdk_17"/>
            </w:sdtPr>
            <w:sdtContent>
              <w:del w:author="Erika" w:id="9" w:date="2021-03-22T23:51:27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c</w:delText>
                </w:r>
              </w:del>
            </w:sdtContent>
          </w:sdt>
          <w:sdt>
            <w:sdtPr>
              <w:tag w:val="goog_rdk_18"/>
            </w:sdtPr>
            <w:sdtContent>
              <w:del w:author="Erika" w:id="10" w:date="2021-03-22T23:51:39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an </w:delText>
                </w:r>
              </w:del>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support the local economy, which is in a critical state. For their part, the local and national government continue to support </w:t>
          </w:r>
          <w:sdt>
            <w:sdtPr>
              <w:tag w:val="goog_rdk_19"/>
            </w:sdtPr>
            <w:sdtContent>
              <w:ins w:author="Erika" w:id="11" w:date="2021-03-22T23:54:07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those who have been affected by the loss of their jobs and businesses </w:t>
                </w:r>
              </w:ins>
            </w:sdtContent>
          </w:sd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with vouchers and food kits</w:t>
          </w:r>
          <w:sdt>
            <w:sdtPr>
              <w:tag w:val="goog_rdk_20"/>
            </w:sdtPr>
            <w:sdtContent>
              <w:ins w:author="Erika" w:id="12" w:date="2021-03-22T23:54:02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w:t>
                </w:r>
              </w:ins>
            </w:sdtContent>
          </w:sdt>
          <w:sdt>
            <w:sdtPr>
              <w:tag w:val="goog_rdk_21"/>
            </w:sdtPr>
            <w:sdtContent>
              <w:del w:author="Erika" w:id="12" w:date="2021-03-22T23:54:02Z">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delText xml:space="preserve">, to those who have been affected by the loss of their jobs and businesses. </w:delText>
                </w:r>
              </w:del>
            </w:sdtContent>
          </w:sdt>
        </w:p>
      </w:sdtContent>
    </w:sdt>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spacing w:after="0" w:line="276" w:lineRule="auto"/>
        <w:jc w:val="both"/>
        <w:rPr>
          <w:rFonts w:ascii="Calibri" w:cs="Calibri" w:eastAsia="Calibri" w:hAnsi="Calibri"/>
          <w:sz w:val="20"/>
          <w:szCs w:val="20"/>
        </w:rPr>
      </w:pPr>
      <w:sdt>
        <w:sdtPr>
          <w:tag w:val="goog_rdk_23"/>
        </w:sdtPr>
        <w:sdtContent>
          <w:commentRangeStart w:id="4"/>
        </w:sdtContent>
      </w:sdt>
      <w:sdt>
        <w:sdtPr>
          <w:tag w:val="goog_rdk_24"/>
        </w:sdtPr>
        <w:sdtContent>
          <w:commentRangeStart w:id="5"/>
        </w:sdtContent>
      </w:sdt>
      <w:r w:rsidDel="00000000" w:rsidR="00000000" w:rsidRPr="00000000">
        <w:rPr>
          <w:rFonts w:ascii="Calibri" w:cs="Calibri" w:eastAsia="Calibri" w:hAnsi="Calibri"/>
          <w:color w:val="000000"/>
          <w:sz w:val="20"/>
          <w:szCs w:val="20"/>
          <w:u w:val="none"/>
          <w:rtl w:val="0"/>
        </w:rPr>
        <w:t xml:space="preserve">As part of this reactivation, the first vaccination pilot against Covid-19 has also started</w:t>
      </w:r>
      <w:sdt>
        <w:sdtPr>
          <w:tag w:val="goog_rdk_25"/>
        </w:sdtPr>
        <w:sdtContent>
          <w:ins w:author="Erika" w:id="13" w:date="2021-03-22T23:54:44Z">
            <w:r w:rsidDel="00000000" w:rsidR="00000000" w:rsidRPr="00000000">
              <w:rPr>
                <w:rFonts w:ascii="Calibri" w:cs="Calibri" w:eastAsia="Calibri" w:hAnsi="Calibri"/>
                <w:color w:val="000000"/>
                <w:sz w:val="20"/>
                <w:szCs w:val="20"/>
                <w:u w:val="none"/>
                <w:rtl w:val="0"/>
              </w:rPr>
              <w:t xml:space="preserve">, and</w:t>
            </w:r>
          </w:ins>
        </w:sdtContent>
      </w:sdt>
      <w:sdt>
        <w:sdtPr>
          <w:tag w:val="goog_rdk_26"/>
        </w:sdtPr>
        <w:sdtContent>
          <w:del w:author="Erika" w:id="13" w:date="2021-03-22T23:54:44Z">
            <w:r w:rsidDel="00000000" w:rsidR="00000000" w:rsidRPr="00000000">
              <w:rPr>
                <w:rFonts w:ascii="Calibri" w:cs="Calibri" w:eastAsia="Calibri" w:hAnsi="Calibri"/>
                <w:color w:val="000000"/>
                <w:sz w:val="20"/>
                <w:szCs w:val="20"/>
                <w:u w:val="none"/>
                <w:rtl w:val="0"/>
              </w:rPr>
              <w:delText xml:space="preserve">. O</w:delText>
            </w:r>
          </w:del>
        </w:sdtContent>
      </w:sdt>
      <w:r w:rsidDel="00000000" w:rsidR="00000000" w:rsidRPr="00000000">
        <w:rPr>
          <w:rFonts w:ascii="Calibri" w:cs="Calibri" w:eastAsia="Calibri" w:hAnsi="Calibri"/>
          <w:color w:val="000000"/>
          <w:sz w:val="20"/>
          <w:szCs w:val="20"/>
          <w:u w:val="none"/>
          <w:rtl w:val="0"/>
        </w:rPr>
        <w:t xml:space="preserve">n February 1, 22</w:t>
      </w:r>
      <w:sdt>
        <w:sdtPr>
          <w:tag w:val="goog_rdk_27"/>
        </w:sdtPr>
        <w:sdtContent>
          <w:ins w:author="Melinda Laituri" w:id="14" w:date="2021-02-09T16:21:26Z">
            <w:r w:rsidDel="00000000" w:rsidR="00000000" w:rsidRPr="00000000">
              <w:rPr>
                <w:rFonts w:ascii="Calibri" w:cs="Calibri" w:eastAsia="Calibri" w:hAnsi="Calibri"/>
                <w:color w:val="000000"/>
                <w:sz w:val="20"/>
                <w:szCs w:val="20"/>
                <w:u w:val="none"/>
                <w:rtl w:val="0"/>
              </w:rPr>
              <w:t xml:space="preserve">2</w:t>
            </w:r>
          </w:ins>
        </w:sdtContent>
      </w:sdt>
      <w:r w:rsidDel="00000000" w:rsidR="00000000" w:rsidRPr="00000000">
        <w:rPr>
          <w:rFonts w:ascii="Calibri" w:cs="Calibri" w:eastAsia="Calibri" w:hAnsi="Calibri"/>
          <w:color w:val="000000"/>
          <w:sz w:val="20"/>
          <w:szCs w:val="20"/>
          <w:u w:val="none"/>
          <w:rtl w:val="0"/>
        </w:rPr>
        <w:t xml:space="preserve"> doses of Anti Covid-19 vacci</w:t>
      </w:r>
      <w:sdt>
        <w:sdtPr>
          <w:tag w:val="goog_rdk_28"/>
        </w:sdtPr>
        <w:sdtContent>
          <w:ins w:author="Erika" w:id="15" w:date="2021-03-22T23:54:36Z">
            <w:r w:rsidDel="00000000" w:rsidR="00000000" w:rsidRPr="00000000">
              <w:rPr>
                <w:rFonts w:ascii="Calibri" w:cs="Calibri" w:eastAsia="Calibri" w:hAnsi="Calibri"/>
                <w:color w:val="000000"/>
                <w:sz w:val="20"/>
                <w:szCs w:val="20"/>
                <w:u w:val="none"/>
                <w:rtl w:val="0"/>
              </w:rPr>
              <w:t xml:space="preserve">nes</w:t>
            </w:r>
          </w:ins>
        </w:sdtContent>
      </w:sdt>
      <w:sdt>
        <w:sdtPr>
          <w:tag w:val="goog_rdk_29"/>
        </w:sdtPr>
        <w:sdtContent>
          <w:del w:author="Erika" w:id="15" w:date="2021-03-22T23:54:36Z">
            <w:r w:rsidDel="00000000" w:rsidR="00000000" w:rsidRPr="00000000">
              <w:rPr>
                <w:rFonts w:ascii="Calibri" w:cs="Calibri" w:eastAsia="Calibri" w:hAnsi="Calibri"/>
                <w:color w:val="000000"/>
                <w:sz w:val="20"/>
                <w:szCs w:val="20"/>
                <w:u w:val="none"/>
                <w:rtl w:val="0"/>
              </w:rPr>
              <w:delText xml:space="preserve">nation </w:delText>
            </w:r>
          </w:del>
        </w:sdtContent>
      </w:sdt>
      <w:r w:rsidDel="00000000" w:rsidR="00000000" w:rsidRPr="00000000">
        <w:rPr>
          <w:rFonts w:ascii="Calibri" w:cs="Calibri" w:eastAsia="Calibri" w:hAnsi="Calibri"/>
          <w:color w:val="000000"/>
          <w:sz w:val="20"/>
          <w:szCs w:val="20"/>
          <w:u w:val="none"/>
          <w:rtl w:val="0"/>
        </w:rPr>
        <w:t xml:space="preserve">arrived to Galapagos. The Ministry of Health will administer this first pilot phase, and front-line health officials from the three most populated islands will be prioritized, as well as the elderly. This pilot plan is scheduled to administer a total of 222 doses in its first phase.</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r w:rsidDel="00000000" w:rsidR="00000000" w:rsidRPr="00000000">
        <w:drawing>
          <wp:anchor allowOverlap="1" behindDoc="0" distB="152400" distT="152400" distL="152400" distR="152400" hidden="0" layoutInCell="1" locked="0" relativeHeight="0" simplePos="0">
            <wp:simplePos x="0" y="0"/>
            <wp:positionH relativeFrom="column">
              <wp:posOffset>507979</wp:posOffset>
            </wp:positionH>
            <wp:positionV relativeFrom="paragraph">
              <wp:posOffset>309245</wp:posOffset>
            </wp:positionV>
            <wp:extent cx="4384081" cy="2466046"/>
            <wp:effectExtent b="0" l="0" r="0" t="0"/>
            <wp:wrapTopAndBottom distB="152400" distT="152400"/>
            <wp:docPr descr="pasted-image.tiff" id="1073741829" name="image2.png"/>
            <a:graphic>
              <a:graphicData uri="http://schemas.openxmlformats.org/drawingml/2006/picture">
                <pic:pic>
                  <pic:nvPicPr>
                    <pic:cNvPr descr="pasted-image.tiff" id="0" name="image2.png"/>
                    <pic:cNvPicPr preferRelativeResize="0"/>
                  </pic:nvPicPr>
                  <pic:blipFill>
                    <a:blip r:embed="rId11"/>
                    <a:srcRect b="0" l="0" r="0" t="0"/>
                    <a:stretch>
                      <a:fillRect/>
                    </a:stretch>
                  </pic:blipFill>
                  <pic:spPr>
                    <a:xfrm>
                      <a:off x="0" y="0"/>
                      <a:ext cx="4384081" cy="2466046"/>
                    </a:xfrm>
                    <a:prstGeom prst="rect"/>
                    <a:ln/>
                  </pic:spPr>
                </pic:pic>
              </a:graphicData>
            </a:graphic>
          </wp:anchor>
        </w:drawing>
      </w:r>
    </w:p>
    <w:p w:rsidR="00000000" w:rsidDel="00000000" w:rsidP="00000000" w:rsidRDefault="00000000" w:rsidRPr="00000000" w14:paraId="0000000D">
      <w:pPr>
        <w:spacing w:after="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E">
      <w:pPr>
        <w:spacing w:after="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0F">
      <w:pPr>
        <w:spacing w:after="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10">
      <w:pPr>
        <w:spacing w:after="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Ouro Preto – Brazil</w:t>
      </w:r>
    </w:p>
    <w:p w:rsidR="00000000" w:rsidDel="00000000" w:rsidP="00000000" w:rsidRDefault="00000000" w:rsidRPr="00000000" w14:paraId="00000011">
      <w:pPr>
        <w:spacing w:after="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12">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in other parts of the world, </w:t>
      </w:r>
      <w:sdt>
        <w:sdtPr>
          <w:tag w:val="goog_rdk_30"/>
        </w:sdtPr>
        <w:sdtContent>
          <w:del w:author="Erika" w:id="16" w:date="2021-03-22T23:59:32Z">
            <w:r w:rsidDel="00000000" w:rsidR="00000000" w:rsidRPr="00000000">
              <w:rPr>
                <w:rFonts w:ascii="Calibri" w:cs="Calibri" w:eastAsia="Calibri" w:hAnsi="Calibri"/>
                <w:sz w:val="20"/>
                <w:szCs w:val="20"/>
                <w:rtl w:val="0"/>
              </w:rPr>
              <w:delText xml:space="preserve">the COVID-19 pandemic in Brazil demanded several actions by </w:delText>
            </w:r>
          </w:del>
        </w:sdtContent>
      </w:sdt>
      <w:r w:rsidDel="00000000" w:rsidR="00000000" w:rsidRPr="00000000">
        <w:rPr>
          <w:rFonts w:ascii="Calibri" w:cs="Calibri" w:eastAsia="Calibri" w:hAnsi="Calibri"/>
          <w:sz w:val="20"/>
          <w:szCs w:val="20"/>
          <w:rtl w:val="0"/>
        </w:rPr>
        <w:t xml:space="preserve">local governments</w:t>
      </w:r>
      <w:sdt>
        <w:sdtPr>
          <w:tag w:val="goog_rdk_31"/>
        </w:sdtPr>
        <w:sdtContent>
          <w:ins w:author="Erika" w:id="17" w:date="2021-03-22T23:59:00Z">
            <w:r w:rsidDel="00000000" w:rsidR="00000000" w:rsidRPr="00000000">
              <w:rPr>
                <w:rFonts w:ascii="Calibri" w:cs="Calibri" w:eastAsia="Calibri" w:hAnsi="Calibri"/>
                <w:sz w:val="20"/>
                <w:szCs w:val="20"/>
                <w:rtl w:val="0"/>
              </w:rPr>
              <w:t xml:space="preserve"> in Brazil took several actions</w:t>
            </w:r>
          </w:ins>
        </w:sdtContent>
      </w:sdt>
      <w:sdt>
        <w:sdtPr>
          <w:tag w:val="goog_rdk_32"/>
        </w:sdtPr>
        <w:sdtContent>
          <w:del w:author="Erika" w:id="17" w:date="2021-03-22T23:59:00Z">
            <w:r w:rsidDel="00000000" w:rsidR="00000000" w:rsidRPr="00000000">
              <w:rPr>
                <w:rFonts w:ascii="Calibri" w:cs="Calibri" w:eastAsia="Calibri" w:hAnsi="Calibri"/>
                <w:sz w:val="20"/>
                <w:szCs w:val="20"/>
                <w:rtl w:val="0"/>
              </w:rPr>
              <w:delText xml:space="preserve"> </w:delText>
            </w:r>
          </w:del>
        </w:sdtContent>
      </w:sdt>
      <w:r w:rsidDel="00000000" w:rsidR="00000000" w:rsidRPr="00000000">
        <w:rPr>
          <w:rFonts w:ascii="Calibri" w:cs="Calibri" w:eastAsia="Calibri" w:hAnsi="Calibri"/>
          <w:sz w:val="20"/>
          <w:szCs w:val="20"/>
          <w:rtl w:val="0"/>
        </w:rPr>
        <w:t xml:space="preserve">against the spread of the</w:t>
      </w:r>
      <w:sdt>
        <w:sdtPr>
          <w:tag w:val="goog_rdk_33"/>
        </w:sdtPr>
        <w:sdtContent>
          <w:ins w:author="Erika" w:id="18" w:date="2021-03-22T23:59:22Z">
            <w:r w:rsidDel="00000000" w:rsidR="00000000" w:rsidRPr="00000000">
              <w:rPr>
                <w:rFonts w:ascii="Calibri" w:cs="Calibri" w:eastAsia="Calibri" w:hAnsi="Calibri"/>
                <w:sz w:val="20"/>
                <w:szCs w:val="20"/>
                <w:rtl w:val="0"/>
              </w:rPr>
              <w:t xml:space="preserve"> COVID-19 pandemic.</w:t>
            </w:r>
          </w:ins>
        </w:sdtContent>
      </w:sdt>
      <w:sdt>
        <w:sdtPr>
          <w:tag w:val="goog_rdk_34"/>
        </w:sdtPr>
        <w:sdtContent>
          <w:del w:author="Erika" w:id="18" w:date="2021-03-22T23:59:22Z">
            <w:r w:rsidDel="00000000" w:rsidR="00000000" w:rsidRPr="00000000">
              <w:rPr>
                <w:rFonts w:ascii="Calibri" w:cs="Calibri" w:eastAsia="Calibri" w:hAnsi="Calibri"/>
                <w:sz w:val="20"/>
                <w:szCs w:val="20"/>
                <w:rtl w:val="0"/>
              </w:rPr>
              <w:delText xml:space="preserve"> disease.</w:delText>
            </w:r>
          </w:del>
        </w:sdtContent>
      </w:sdt>
      <w:sdt>
        <w:sdtPr>
          <w:tag w:val="goog_rdk_35"/>
        </w:sdtPr>
        <w:sdtContent>
          <w:commentRangeStart w:id="6"/>
        </w:sdtContent>
      </w:sdt>
      <w:r w:rsidDel="00000000" w:rsidR="00000000" w:rsidRPr="00000000">
        <w:rPr>
          <w:rFonts w:ascii="Calibri" w:cs="Calibri" w:eastAsia="Calibri" w:hAnsi="Calibri"/>
          <w:sz w:val="20"/>
          <w:szCs w:val="20"/>
          <w:rtl w:val="0"/>
        </w:rPr>
        <w:t xml:space="preserve"> In the case of the municipality of Ouro Preto, two of the main non-pharmacological policies </w:t>
      </w:r>
      <w:sdt>
        <w:sdtPr>
          <w:tag w:val="goog_rdk_36"/>
        </w:sdtPr>
        <w:sdtContent>
          <w:ins w:author="Erika" w:id="19" w:date="2021-03-23T00:01:13Z">
            <w:r w:rsidDel="00000000" w:rsidR="00000000" w:rsidRPr="00000000">
              <w:rPr>
                <w:rFonts w:ascii="Calibri" w:cs="Calibri" w:eastAsia="Calibri" w:hAnsi="Calibri"/>
                <w:sz w:val="20"/>
                <w:szCs w:val="20"/>
                <w:rtl w:val="0"/>
              </w:rPr>
              <w:t xml:space="preserve">closed</w:t>
            </w:r>
          </w:ins>
        </w:sdtContent>
      </w:sdt>
      <w:sdt>
        <w:sdtPr>
          <w:tag w:val="goog_rdk_37"/>
        </w:sdtPr>
        <w:sdtContent>
          <w:del w:author="Erika" w:id="19" w:date="2021-03-23T00:01:13Z">
            <w:r w:rsidDel="00000000" w:rsidR="00000000" w:rsidRPr="00000000">
              <w:rPr>
                <w:rFonts w:ascii="Calibri" w:cs="Calibri" w:eastAsia="Calibri" w:hAnsi="Calibri"/>
                <w:sz w:val="20"/>
                <w:szCs w:val="20"/>
                <w:rtl w:val="0"/>
              </w:rPr>
              <w:delText xml:space="preserve">were to close </w:delText>
            </w:r>
          </w:del>
        </w:sdtContent>
      </w:sdt>
      <w:r w:rsidDel="00000000" w:rsidR="00000000" w:rsidRPr="00000000">
        <w:rPr>
          <w:rFonts w:ascii="Calibri" w:cs="Calibri" w:eastAsia="Calibri" w:hAnsi="Calibri"/>
          <w:sz w:val="20"/>
          <w:szCs w:val="20"/>
          <w:rtl w:val="0"/>
        </w:rPr>
        <w:t xml:space="preserve">economic activities</w:t>
      </w:r>
      <w:sdt>
        <w:sdtPr>
          <w:tag w:val="goog_rdk_38"/>
        </w:sdtPr>
        <w:sdtContent>
          <w:del w:author="Erika" w:id="20" w:date="2021-03-23T00:01:27Z">
            <w:r w:rsidDel="00000000" w:rsidR="00000000" w:rsidRPr="00000000">
              <w:rPr>
                <w:rFonts w:ascii="Calibri" w:cs="Calibri" w:eastAsia="Calibri" w:hAnsi="Calibri"/>
                <w:sz w:val="20"/>
                <w:szCs w:val="20"/>
                <w:rtl w:val="0"/>
              </w:rPr>
              <w:delText xml:space="preserve">,</w:delText>
            </w:r>
          </w:del>
        </w:sdtContent>
      </w:sdt>
      <w:r w:rsidDel="00000000" w:rsidR="00000000" w:rsidRPr="00000000">
        <w:rPr>
          <w:rFonts w:ascii="Calibri" w:cs="Calibri" w:eastAsia="Calibri" w:hAnsi="Calibri"/>
          <w:sz w:val="20"/>
          <w:szCs w:val="20"/>
          <w:rtl w:val="0"/>
        </w:rPr>
        <w:t xml:space="preserve"> and encourage</w:t>
      </w:r>
      <w:sdt>
        <w:sdtPr>
          <w:tag w:val="goog_rdk_39"/>
        </w:sdtPr>
        <w:sdtContent>
          <w:ins w:author="Erika" w:id="21" w:date="2021-03-23T00:01:29Z">
            <w:r w:rsidDel="00000000" w:rsidR="00000000" w:rsidRPr="00000000">
              <w:rPr>
                <w:rFonts w:ascii="Calibri" w:cs="Calibri" w:eastAsia="Calibri" w:hAnsi="Calibri"/>
                <w:sz w:val="20"/>
                <w:szCs w:val="20"/>
                <w:rtl w:val="0"/>
              </w:rPr>
              <w:t xml:space="preserve">d</w:t>
            </w:r>
          </w:ins>
        </w:sdtContent>
      </w:sdt>
      <w:r w:rsidDel="00000000" w:rsidR="00000000" w:rsidRPr="00000000">
        <w:rPr>
          <w:rFonts w:ascii="Calibri" w:cs="Calibri" w:eastAsia="Calibri" w:hAnsi="Calibri"/>
          <w:sz w:val="20"/>
          <w:szCs w:val="20"/>
          <w:rtl w:val="0"/>
        </w:rPr>
        <w:t xml:space="preserve"> social distancing</w:t>
      </w:r>
      <w:commentRangeEnd w:id="6"/>
      <w:r w:rsidDel="00000000" w:rsidR="00000000" w:rsidRPr="00000000">
        <w:commentReference w:id="6"/>
      </w:r>
      <w:r w:rsidDel="00000000" w:rsidR="00000000" w:rsidRPr="00000000">
        <w:rPr>
          <w:rFonts w:ascii="Calibri" w:cs="Calibri" w:eastAsia="Calibri" w:hAnsi="Calibri"/>
          <w:sz w:val="20"/>
          <w:szCs w:val="20"/>
          <w:rtl w:val="0"/>
        </w:rPr>
        <w:t xml:space="preserve">. These policies achieved the deceleration of contagion by mid-2020, avoiding a much worse scenario (see cumulative cases in Figure 1). </w:t>
      </w:r>
    </w:p>
    <w:p w:rsidR="00000000" w:rsidDel="00000000" w:rsidP="00000000" w:rsidRDefault="00000000" w:rsidRPr="00000000" w14:paraId="00000013">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1</w:t>
      </w:r>
    </w:p>
    <w:p w:rsidR="00000000" w:rsidDel="00000000" w:rsidP="00000000" w:rsidRDefault="00000000" w:rsidRPr="00000000" w14:paraId="00000014">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5400040" cy="2571709"/>
            <wp:effectExtent b="0" l="0" r="0" t="0"/>
            <wp:docPr id="107374183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00040" cy="25717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However, closing economic activities caused several important economic impacts in Ouro Preto, including unemployment, lower circulation of tourists, and smaller municipal income. Employment losses, including in the tourism sector, were significant even in the initial stages of the pandemic, during the first semester of 2020 (Figure 2).</w:t>
      </w:r>
    </w:p>
    <w:p w:rsidR="00000000" w:rsidDel="00000000" w:rsidP="00000000" w:rsidRDefault="00000000" w:rsidRPr="00000000" w14:paraId="00000016">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2</w:t>
      </w:r>
    </w:p>
    <w:p w:rsidR="00000000" w:rsidDel="00000000" w:rsidP="00000000" w:rsidRDefault="00000000" w:rsidRPr="00000000" w14:paraId="00000017">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5368555" cy="2754632"/>
            <wp:effectExtent b="0" l="0" r="0" t="0"/>
            <wp:docPr id="107374183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368555" cy="275463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Source: Ministério da Economia, 2020</w:t>
      </w:r>
    </w:p>
    <w:p w:rsidR="00000000" w:rsidDel="00000000" w:rsidP="00000000" w:rsidRDefault="00000000" w:rsidRPr="00000000" w14:paraId="00000019">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A">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w:t>
      </w:r>
      <w:sdt>
        <w:sdtPr>
          <w:tag w:val="goog_rdk_40"/>
        </w:sdtPr>
        <w:sdtContent>
          <w:ins w:author="Erika" w:id="22" w:date="2021-03-23T00:04:58Z">
            <w:r w:rsidDel="00000000" w:rsidR="00000000" w:rsidRPr="00000000">
              <w:rPr>
                <w:rFonts w:ascii="Calibri" w:cs="Calibri" w:eastAsia="Calibri" w:hAnsi="Calibri"/>
                <w:sz w:val="20"/>
                <w:szCs w:val="20"/>
                <w:rtl w:val="0"/>
              </w:rPr>
              <w:t xml:space="preserve">ile</w:t>
            </w:r>
          </w:ins>
        </w:sdtContent>
      </w:sdt>
      <w:sdt>
        <w:sdtPr>
          <w:tag w:val="goog_rdk_41"/>
        </w:sdtPr>
        <w:sdtContent>
          <w:del w:author="Erika" w:id="22" w:date="2021-03-23T00:04:58Z">
            <w:r w:rsidDel="00000000" w:rsidR="00000000" w:rsidRPr="00000000">
              <w:rPr>
                <w:rFonts w:ascii="Calibri" w:cs="Calibri" w:eastAsia="Calibri" w:hAnsi="Calibri"/>
                <w:sz w:val="20"/>
                <w:szCs w:val="20"/>
                <w:rtl w:val="0"/>
              </w:rPr>
              <w:delText xml:space="preserve">en</w:delText>
            </w:r>
          </w:del>
        </w:sdtContent>
      </w:sdt>
      <w:r w:rsidDel="00000000" w:rsidR="00000000" w:rsidRPr="00000000">
        <w:rPr>
          <w:rFonts w:ascii="Calibri" w:cs="Calibri" w:eastAsia="Calibri" w:hAnsi="Calibri"/>
          <w:sz w:val="20"/>
          <w:szCs w:val="20"/>
          <w:rtl w:val="0"/>
        </w:rPr>
        <w:t xml:space="preserve"> epidemiological indicators showed stability and even reduction in the number of cases, pressure from the population and economic sectors led the municipality to reopen local business. As a consequence, incidence rates have risen and reached a critical level</w:t>
      </w:r>
      <w:sdt>
        <w:sdtPr>
          <w:tag w:val="goog_rdk_42"/>
        </w:sdtPr>
        <w:sdtContent>
          <w:ins w:author="Erika" w:id="23" w:date="2021-03-23T00:05:20Z"/>
          <w:sdt>
            <w:sdtPr>
              <w:tag w:val="goog_rdk_43"/>
            </w:sdtPr>
            <w:sdtContent>
              <w:commentRangeStart w:id="7"/>
            </w:sdtContent>
          </w:sdt>
          <w:ins w:author="Erika" w:id="23" w:date="2021-03-23T00:05:20Z">
            <w:r w:rsidDel="00000000" w:rsidR="00000000" w:rsidRPr="00000000">
              <w:rPr>
                <w:rFonts w:ascii="Calibri" w:cs="Calibri" w:eastAsia="Calibri" w:hAnsi="Calibri"/>
                <w:sz w:val="20"/>
                <w:szCs w:val="20"/>
                <w:rtl w:val="0"/>
              </w:rPr>
              <w:t xml:space="preserve">.</w:t>
            </w:r>
          </w:ins>
        </w:sdtContent>
      </w:sdt>
      <w:sdt>
        <w:sdtPr>
          <w:tag w:val="goog_rdk_44"/>
        </w:sdtPr>
        <w:sdtContent>
          <w:del w:author="Erika" w:id="23" w:date="2021-03-23T00:05:20Z">
            <w:commentRangeEnd w:id="7"/>
            <w:r w:rsidDel="00000000" w:rsidR="00000000" w:rsidRPr="00000000">
              <w:commentReference w:id="7"/>
            </w:r>
            <w:r w:rsidDel="00000000" w:rsidR="00000000" w:rsidRPr="00000000">
              <w:rPr>
                <w:rFonts w:ascii="Calibri" w:cs="Calibri" w:eastAsia="Calibri" w:hAnsi="Calibri"/>
                <w:sz w:val="20"/>
                <w:szCs w:val="20"/>
                <w:rtl w:val="0"/>
              </w:rPr>
              <w:delText xml:space="preserve">, with a high level of community contagion (above 200 cases per 100,000 inhabitants in the last 14 days, see Figure 3). Furthermore, the number of reproduction (Rt, or transmission rate) oscillates around 1.00, showing stabilization in high levels of community contagion. </w:delText>
            </w:r>
          </w:del>
        </w:sdtContent>
      </w:sdt>
      <w:r w:rsidDel="00000000" w:rsidR="00000000" w:rsidRPr="00000000">
        <w:rPr>
          <w:rtl w:val="0"/>
        </w:rPr>
      </w:r>
    </w:p>
    <w:p w:rsidR="00000000" w:rsidDel="00000000" w:rsidP="00000000" w:rsidRDefault="00000000" w:rsidRPr="00000000" w14:paraId="0000001B">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Figure 3</w:t>
      </w:r>
    </w:p>
    <w:p w:rsidR="00000000" w:rsidDel="00000000" w:rsidP="00000000" w:rsidRDefault="00000000" w:rsidRPr="00000000" w14:paraId="0000001C">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5400040" cy="2571115"/>
            <wp:effectExtent b="0" l="0" r="0" t="0"/>
            <wp:docPr descr="Gráfico&#10;&#10;Descrição gerada automaticamente" id="1073741832" name="image10.png"/>
            <a:graphic>
              <a:graphicData uri="http://schemas.openxmlformats.org/drawingml/2006/picture">
                <pic:pic>
                  <pic:nvPicPr>
                    <pic:cNvPr descr="Gráfico&#10;&#10;Descrição gerada automaticamente" id="0" name="image10.png"/>
                    <pic:cNvPicPr preferRelativeResize="0"/>
                  </pic:nvPicPr>
                  <pic:blipFill>
                    <a:blip r:embed="rId14"/>
                    <a:srcRect b="0" l="0" r="0" t="0"/>
                    <a:stretch>
                      <a:fillRect/>
                    </a:stretch>
                  </pic:blipFill>
                  <pic:spPr>
                    <a:xfrm>
                      <a:off x="0" y="0"/>
                      <a:ext cx="5400040"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1E">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Adjustments between </w:t>
      </w:r>
      <w:sdt>
        <w:sdtPr>
          <w:tag w:val="goog_rdk_45"/>
        </w:sdtPr>
        <w:sdtContent>
          <w:commentRangeStart w:id="8"/>
        </w:sdtContent>
      </w:sdt>
      <w:r w:rsidDel="00000000" w:rsidR="00000000" w:rsidRPr="00000000">
        <w:rPr>
          <w:rFonts w:ascii="Calibri" w:cs="Calibri" w:eastAsia="Calibri" w:hAnsi="Calibri"/>
          <w:sz w:val="20"/>
          <w:szCs w:val="20"/>
          <w:rtl w:val="0"/>
        </w:rPr>
        <w:t xml:space="preserve">no</w:t>
      </w:r>
      <w:sdt>
        <w:sdtPr>
          <w:tag w:val="goog_rdk_46"/>
        </w:sdtPr>
        <w:sdtContent>
          <w:ins w:author="Erika" w:id="24" w:date="2021-03-23T00:07:05Z">
            <w:r w:rsidDel="00000000" w:rsidR="00000000" w:rsidRPr="00000000">
              <w:rPr>
                <w:rFonts w:ascii="Calibri" w:cs="Calibri" w:eastAsia="Calibri" w:hAnsi="Calibri"/>
                <w:sz w:val="20"/>
                <w:szCs w:val="20"/>
                <w:rtl w:val="0"/>
              </w:rPr>
              <w:t xml:space="preserve">n</w:t>
            </w:r>
          </w:ins>
        </w:sdtContent>
      </w:sdt>
      <w:r w:rsidDel="00000000" w:rsidR="00000000" w:rsidRPr="00000000">
        <w:rPr>
          <w:rFonts w:ascii="Calibri" w:cs="Calibri" w:eastAsia="Calibri" w:hAnsi="Calibri"/>
          <w:sz w:val="20"/>
          <w:szCs w:val="20"/>
          <w:rtl w:val="0"/>
        </w:rPr>
        <w:t xml:space="preserve">-pharmacological actions</w:t>
      </w:r>
      <w:commentRangeEnd w:id="8"/>
      <w:r w:rsidDel="00000000" w:rsidR="00000000" w:rsidRPr="00000000">
        <w:commentReference w:id="8"/>
      </w:r>
      <w:r w:rsidDel="00000000" w:rsidR="00000000" w:rsidRPr="00000000">
        <w:rPr>
          <w:rFonts w:ascii="Calibri" w:cs="Calibri" w:eastAsia="Calibri" w:hAnsi="Calibri"/>
          <w:sz w:val="20"/>
          <w:szCs w:val="20"/>
          <w:rtl w:val="0"/>
        </w:rPr>
        <w:t xml:space="preserve">, lockdown/social distancing policies, and retaking economic activities and services (such as reopening schools and colleges), are the main policy challenge in Ouro Preto in 2021. The municipality </w:t>
      </w:r>
      <w:sdt>
        <w:sdtPr>
          <w:tag w:val="goog_rdk_47"/>
        </w:sdtPr>
        <w:sdtContent>
          <w:ins w:author="Erika" w:id="25" w:date="2021-03-23T00:08:23Z"/>
          <w:sdt>
            <w:sdtPr>
              <w:tag w:val="goog_rdk_48"/>
            </w:sdtPr>
            <w:sdtContent>
              <w:commentRangeStart w:id="9"/>
            </w:sdtContent>
          </w:sdt>
          <w:ins w:author="Erika" w:id="25" w:date="2021-03-23T00:08:23Z">
            <w:r w:rsidDel="00000000" w:rsidR="00000000" w:rsidRPr="00000000">
              <w:rPr>
                <w:rFonts w:ascii="Calibri" w:cs="Calibri" w:eastAsia="Calibri" w:hAnsi="Calibri"/>
                <w:sz w:val="20"/>
                <w:szCs w:val="20"/>
                <w:rtl w:val="0"/>
              </w:rPr>
              <w:t xml:space="preserve">is also aiming to</w:t>
            </w:r>
          </w:ins>
        </w:sdtContent>
      </w:sdt>
      <w:sdt>
        <w:sdtPr>
          <w:tag w:val="goog_rdk_49"/>
        </w:sdtPr>
        <w:sdtContent>
          <w:del w:author="Erika" w:id="25" w:date="2021-03-23T00:08:23Z">
            <w:r w:rsidDel="00000000" w:rsidR="00000000" w:rsidRPr="00000000">
              <w:rPr>
                <w:rFonts w:ascii="Calibri" w:cs="Calibri" w:eastAsia="Calibri" w:hAnsi="Calibri"/>
                <w:sz w:val="20"/>
                <w:szCs w:val="20"/>
                <w:rtl w:val="0"/>
              </w:rPr>
              <w:delText xml:space="preserve">also needs to </w:delText>
            </w:r>
          </w:del>
        </w:sdtContent>
      </w:sdt>
      <w:r w:rsidDel="00000000" w:rsidR="00000000" w:rsidRPr="00000000">
        <w:rPr>
          <w:rFonts w:ascii="Calibri" w:cs="Calibri" w:eastAsia="Calibri" w:hAnsi="Calibri"/>
          <w:sz w:val="20"/>
          <w:szCs w:val="20"/>
          <w:rtl w:val="0"/>
        </w:rPr>
        <w:t xml:space="preserve">create</w:t>
      </w:r>
      <w:commentRangeEnd w:id="9"/>
      <w:r w:rsidDel="00000000" w:rsidR="00000000" w:rsidRPr="00000000">
        <w:commentReference w:id="9"/>
      </w:r>
      <w:r w:rsidDel="00000000" w:rsidR="00000000" w:rsidRPr="00000000">
        <w:rPr>
          <w:rFonts w:ascii="Calibri" w:cs="Calibri" w:eastAsia="Calibri" w:hAnsi="Calibri"/>
          <w:sz w:val="20"/>
          <w:szCs w:val="20"/>
          <w:rtl w:val="0"/>
        </w:rPr>
        <w:t xml:space="preserve">, in cooperation with state and federal governments, an economic recovery and a vaccination plan targeting the whole municipal population</w:t>
      </w:r>
      <w:sdt>
        <w:sdtPr>
          <w:tag w:val="goog_rdk_50"/>
        </w:sdtPr>
        <w:sdtContent>
          <w:ins w:author="Erika" w:id="26" w:date="2021-03-23T00:09:37Z">
            <w:r w:rsidDel="00000000" w:rsidR="00000000" w:rsidRPr="00000000">
              <w:rPr>
                <w:rFonts w:ascii="Calibri" w:cs="Calibri" w:eastAsia="Calibri" w:hAnsi="Calibri"/>
                <w:sz w:val="20"/>
                <w:szCs w:val="20"/>
                <w:rtl w:val="0"/>
              </w:rPr>
              <w:t xml:space="preserve"> --</w:t>
            </w:r>
          </w:ins>
        </w:sdtContent>
      </w:sdt>
      <w:sdt>
        <w:sdtPr>
          <w:tag w:val="goog_rdk_51"/>
        </w:sdtPr>
        <w:sdtContent>
          <w:del w:author="Erika" w:id="26" w:date="2021-03-23T00:09:37Z">
            <w:r w:rsidDel="00000000" w:rsidR="00000000" w:rsidRPr="00000000">
              <w:rPr>
                <w:rFonts w:ascii="Calibri" w:cs="Calibri" w:eastAsia="Calibri" w:hAnsi="Calibri"/>
                <w:sz w:val="20"/>
                <w:szCs w:val="20"/>
                <w:rtl w:val="0"/>
              </w:rPr>
              <w:delText xml:space="preserve">.</w:delText>
            </w:r>
          </w:del>
        </w:sdtContent>
      </w:sdt>
      <w:r w:rsidDel="00000000" w:rsidR="00000000" w:rsidRPr="00000000">
        <w:rPr>
          <w:rFonts w:ascii="Calibri" w:cs="Calibri" w:eastAsia="Calibri" w:hAnsi="Calibri"/>
          <w:sz w:val="20"/>
          <w:szCs w:val="20"/>
          <w:rtl w:val="0"/>
        </w:rPr>
        <w:t xml:space="preserve"> </w:t>
      </w:r>
      <w:sdt>
        <w:sdtPr>
          <w:tag w:val="goog_rdk_52"/>
        </w:sdtPr>
        <w:sdtContent>
          <w:ins w:author="Erika" w:id="27" w:date="2021-03-23T00:09:38Z">
            <w:r w:rsidDel="00000000" w:rsidR="00000000" w:rsidRPr="00000000">
              <w:rPr>
                <w:rFonts w:ascii="Calibri" w:cs="Calibri" w:eastAsia="Calibri" w:hAnsi="Calibri"/>
                <w:sz w:val="20"/>
                <w:szCs w:val="20"/>
                <w:rtl w:val="0"/>
              </w:rPr>
              <w:t xml:space="preserve">t</w:t>
            </w:r>
          </w:ins>
        </w:sdtContent>
      </w:sdt>
      <w:sdt>
        <w:sdtPr>
          <w:tag w:val="goog_rdk_53"/>
        </w:sdtPr>
        <w:sdtContent>
          <w:del w:author="Erika" w:id="27" w:date="2021-03-23T00:09:38Z">
            <w:r w:rsidDel="00000000" w:rsidR="00000000" w:rsidRPr="00000000">
              <w:rPr>
                <w:rFonts w:ascii="Calibri" w:cs="Calibri" w:eastAsia="Calibri" w:hAnsi="Calibri"/>
                <w:sz w:val="20"/>
                <w:szCs w:val="20"/>
                <w:rtl w:val="0"/>
              </w:rPr>
              <w:delText xml:space="preserve">T</w:delText>
            </w:r>
          </w:del>
        </w:sdtContent>
      </w:sdt>
      <w:r w:rsidDel="00000000" w:rsidR="00000000" w:rsidRPr="00000000">
        <w:rPr>
          <w:rFonts w:ascii="Calibri" w:cs="Calibri" w:eastAsia="Calibri" w:hAnsi="Calibri"/>
          <w:sz w:val="20"/>
          <w:szCs w:val="20"/>
          <w:rtl w:val="0"/>
        </w:rPr>
        <w:t xml:space="preserve">hese tasks are particularly challenging in a short term scenario, when the number of cases is expected to grow 64.4% on average, between 1</w:t>
      </w:r>
      <w:r w:rsidDel="00000000" w:rsidR="00000000" w:rsidRPr="00000000">
        <w:rPr>
          <w:rFonts w:ascii="Calibri" w:cs="Calibri" w:eastAsia="Calibri" w:hAnsi="Calibri"/>
          <w:sz w:val="20"/>
          <w:szCs w:val="20"/>
          <w:vertAlign w:val="superscript"/>
          <w:rtl w:val="0"/>
        </w:rPr>
        <w:t xml:space="preserve">st</w:t>
      </w:r>
      <w:r w:rsidDel="00000000" w:rsidR="00000000" w:rsidRPr="00000000">
        <w:rPr>
          <w:rFonts w:ascii="Calibri" w:cs="Calibri" w:eastAsia="Calibri" w:hAnsi="Calibri"/>
          <w:sz w:val="20"/>
          <w:szCs w:val="20"/>
          <w:rtl w:val="0"/>
        </w:rPr>
        <w:t xml:space="preserve"> January and 1st April, 2021 (Figure 4).</w:t>
      </w:r>
    </w:p>
    <w:p w:rsidR="00000000" w:rsidDel="00000000" w:rsidP="00000000" w:rsidRDefault="00000000" w:rsidRPr="00000000" w14:paraId="0000001F">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5400040" cy="2571115"/>
            <wp:effectExtent b="0" l="0" r="0" t="0"/>
            <wp:docPr descr="Gráfico, Gráfico de linhas&#10;&#10;Descrição gerada automaticamente" id="1073741834" name="image9.png"/>
            <a:graphic>
              <a:graphicData uri="http://schemas.openxmlformats.org/drawingml/2006/picture">
                <pic:pic>
                  <pic:nvPicPr>
                    <pic:cNvPr descr="Gráfico, Gráfico de linhas&#10;&#10;Descrição gerada automaticamente" id="0" name="image9.png"/>
                    <pic:cNvPicPr preferRelativeResize="0"/>
                  </pic:nvPicPr>
                  <pic:blipFill>
                    <a:blip r:embed="rId15"/>
                    <a:srcRect b="0" l="0" r="0" t="0"/>
                    <a:stretch>
                      <a:fillRect/>
                    </a:stretch>
                  </pic:blipFill>
                  <pic:spPr>
                    <a:xfrm>
                      <a:off x="0" y="0"/>
                      <a:ext cx="5400040" cy="257111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1">
      <w:pPr>
        <w:spacing w:after="0" w:before="28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2">
      <w:pPr>
        <w:spacing w:after="0" w:before="28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3">
      <w:pPr>
        <w:spacing w:after="0" w:before="28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4">
      <w:pPr>
        <w:spacing w:after="0" w:before="28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5">
      <w:pPr>
        <w:spacing w:after="0" w:before="28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6">
      <w:pPr>
        <w:spacing w:after="0" w:line="276" w:lineRule="auto"/>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Cusco</w:t>
      </w:r>
    </w:p>
    <w:p w:rsidR="00000000" w:rsidDel="00000000" w:rsidP="00000000" w:rsidRDefault="00000000" w:rsidRPr="00000000" w14:paraId="00000027">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8">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first case of COVID-19, reported in Peru was on March 5, 2020. In the Cusco Region, the first case of COVID-19 was reported on March 13</w:t>
      </w:r>
      <w:sdt>
        <w:sdtPr>
          <w:tag w:val="goog_rdk_54"/>
        </w:sdtPr>
        <w:sdtContent>
          <w:ins w:author="Erika" w:id="28" w:date="2021-03-23T00:12:25Z">
            <w:r w:rsidDel="00000000" w:rsidR="00000000" w:rsidRPr="00000000">
              <w:rPr>
                <w:rFonts w:ascii="Calibri" w:cs="Calibri" w:eastAsia="Calibri" w:hAnsi="Calibri"/>
                <w:sz w:val="20"/>
                <w:szCs w:val="20"/>
                <w:rtl w:val="0"/>
              </w:rPr>
              <w:t xml:space="preserve"> that</w:t>
            </w:r>
          </w:ins>
        </w:sdtContent>
      </w:sdt>
      <w:r w:rsidDel="00000000" w:rsidR="00000000" w:rsidRPr="00000000">
        <w:rPr>
          <w:rFonts w:ascii="Calibri" w:cs="Calibri" w:eastAsia="Calibri" w:hAnsi="Calibri"/>
          <w:sz w:val="20"/>
          <w:szCs w:val="20"/>
          <w:rtl w:val="0"/>
        </w:rPr>
        <w:t xml:space="preserve"> same year. According to DIRESA*, up until December 31, 2020, there were 77,724 confirmed cases and 1,319 deaths</w:t>
      </w:r>
      <w:sdt>
        <w:sdtPr>
          <w:tag w:val="goog_rdk_55"/>
        </w:sdtPr>
        <w:sdtContent>
          <w:ins w:author="Erika" w:id="29" w:date="2021-03-23T00:12:46Z">
            <w:r w:rsidDel="00000000" w:rsidR="00000000" w:rsidRPr="00000000">
              <w:rPr>
                <w:rFonts w:ascii="Calibri" w:cs="Calibri" w:eastAsia="Calibri" w:hAnsi="Calibri"/>
                <w:sz w:val="20"/>
                <w:szCs w:val="20"/>
                <w:rtl w:val="0"/>
              </w:rPr>
              <w:t xml:space="preserve"> in </w:t>
            </w:r>
            <w:r w:rsidDel="00000000" w:rsidR="00000000" w:rsidRPr="00000000">
              <w:rPr>
                <w:rFonts w:ascii="Calibri" w:cs="Calibri" w:eastAsia="Calibri" w:hAnsi="Calibri"/>
                <w:sz w:val="20"/>
                <w:szCs w:val="20"/>
                <w:rtl w:val="0"/>
              </w:rPr>
              <w:t xml:space="preserve">the region</w:t>
            </w:r>
          </w:ins>
        </w:sdtContent>
      </w:sdt>
      <w:r w:rsidDel="00000000" w:rsidR="00000000" w:rsidRPr="00000000">
        <w:rPr>
          <w:rFonts w:ascii="Calibri" w:cs="Calibri" w:eastAsia="Calibri" w:hAnsi="Calibri"/>
          <w:sz w:val="20"/>
          <w:szCs w:val="20"/>
          <w:rtl w:val="0"/>
        </w:rPr>
        <w:t xml:space="preserve">, </w:t>
      </w:r>
      <w:sdt>
        <w:sdtPr>
          <w:tag w:val="goog_rdk_56"/>
        </w:sdtPr>
        <w:sdtContent>
          <w:ins w:author="Erika" w:id="30" w:date="2021-03-23T00:12:57Z">
            <w:r w:rsidDel="00000000" w:rsidR="00000000" w:rsidRPr="00000000">
              <w:rPr>
                <w:rFonts w:ascii="Calibri" w:cs="Calibri" w:eastAsia="Calibri" w:hAnsi="Calibri"/>
                <w:sz w:val="20"/>
                <w:szCs w:val="20"/>
                <w:rtl w:val="0"/>
              </w:rPr>
              <w:t xml:space="preserve">and the province of Cusco, the capital of the region, </w:t>
            </w:r>
          </w:ins>
        </w:sdtContent>
      </w:sdt>
      <w:r w:rsidDel="00000000" w:rsidR="00000000" w:rsidRPr="00000000">
        <w:rPr>
          <w:rFonts w:ascii="Calibri" w:cs="Calibri" w:eastAsia="Calibri" w:hAnsi="Calibri"/>
          <w:sz w:val="20"/>
          <w:szCs w:val="20"/>
          <w:rtl w:val="0"/>
        </w:rPr>
        <w:t xml:space="preserve">registe</w:t>
      </w:r>
      <w:sdt>
        <w:sdtPr>
          <w:tag w:val="goog_rdk_57"/>
        </w:sdtPr>
        <w:sdtContent>
          <w:ins w:author="Erika" w:id="31" w:date="2021-03-23T00:13:04Z">
            <w:r w:rsidDel="00000000" w:rsidR="00000000" w:rsidRPr="00000000">
              <w:rPr>
                <w:rFonts w:ascii="Calibri" w:cs="Calibri" w:eastAsia="Calibri" w:hAnsi="Calibri"/>
                <w:sz w:val="20"/>
                <w:szCs w:val="20"/>
                <w:rtl w:val="0"/>
              </w:rPr>
              <w:t xml:space="preserve">red</w:t>
            </w:r>
          </w:ins>
        </w:sdtContent>
      </w:sdt>
      <w:sdt>
        <w:sdtPr>
          <w:tag w:val="goog_rdk_58"/>
        </w:sdtPr>
        <w:sdtContent>
          <w:del w:author="Erika" w:id="31" w:date="2021-03-23T00:13:04Z">
            <w:r w:rsidDel="00000000" w:rsidR="00000000" w:rsidRPr="00000000">
              <w:rPr>
                <w:rFonts w:ascii="Calibri" w:cs="Calibri" w:eastAsia="Calibri" w:hAnsi="Calibri"/>
                <w:sz w:val="20"/>
                <w:szCs w:val="20"/>
                <w:rtl w:val="0"/>
              </w:rPr>
              <w:delText xml:space="preserve">ring </w:delText>
            </w:r>
          </w:del>
        </w:sdtContent>
      </w:sdt>
      <w:r w:rsidDel="00000000" w:rsidR="00000000" w:rsidRPr="00000000">
        <w:rPr>
          <w:rFonts w:ascii="Calibri" w:cs="Calibri" w:eastAsia="Calibri" w:hAnsi="Calibri"/>
          <w:sz w:val="20"/>
          <w:szCs w:val="20"/>
          <w:rtl w:val="0"/>
        </w:rPr>
        <w:t xml:space="preserve">the largest number of cases (50,221) and deaths (809)</w:t>
      </w:r>
      <w:sdt>
        <w:sdtPr>
          <w:tag w:val="goog_rdk_59"/>
        </w:sdtPr>
        <w:sdtContent>
          <w:ins w:author="Erika" w:id="32" w:date="2021-03-23T00:13:21Z">
            <w:r w:rsidDel="00000000" w:rsidR="00000000" w:rsidRPr="00000000">
              <w:rPr>
                <w:rFonts w:ascii="Calibri" w:cs="Calibri" w:eastAsia="Calibri" w:hAnsi="Calibri"/>
                <w:sz w:val="20"/>
                <w:szCs w:val="20"/>
                <w:rtl w:val="0"/>
              </w:rPr>
              <w:t xml:space="preserve">.</w:t>
            </w:r>
          </w:ins>
        </w:sdtContent>
      </w:sdt>
      <w:sdt>
        <w:sdtPr>
          <w:tag w:val="goog_rdk_60"/>
        </w:sdtPr>
        <w:sdtContent>
          <w:del w:author="Erika" w:id="32" w:date="2021-03-23T00:13:21Z">
            <w:r w:rsidDel="00000000" w:rsidR="00000000" w:rsidRPr="00000000">
              <w:rPr>
                <w:rFonts w:ascii="Calibri" w:cs="Calibri" w:eastAsia="Calibri" w:hAnsi="Calibri"/>
                <w:sz w:val="20"/>
                <w:szCs w:val="20"/>
                <w:rtl w:val="0"/>
              </w:rPr>
              <w:delText xml:space="preserve"> in the Province of Cusco, Capital of the Region. </w:delText>
            </w:r>
          </w:del>
        </w:sdtContent>
      </w:sdt>
      <w:r w:rsidDel="00000000" w:rsidR="00000000" w:rsidRPr="00000000">
        <w:rPr>
          <w:rtl w:val="0"/>
        </w:rPr>
      </w:r>
    </w:p>
    <w:p w:rsidR="00000000" w:rsidDel="00000000" w:rsidP="00000000" w:rsidRDefault="00000000" w:rsidRPr="00000000" w14:paraId="00000029">
      <w:pPr>
        <w:spacing w:after="0" w:line="276" w:lineRule="auto"/>
        <w:jc w:val="both"/>
        <w:rPr>
          <w:rFonts w:ascii="Calibri" w:cs="Calibri" w:eastAsia="Calibri" w:hAnsi="Calibri"/>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17145</wp:posOffset>
            </wp:positionH>
            <wp:positionV relativeFrom="paragraph">
              <wp:posOffset>120015</wp:posOffset>
            </wp:positionV>
            <wp:extent cx="4976911" cy="2808000"/>
            <wp:effectExtent b="0" l="0" r="0" t="0"/>
            <wp:wrapSquare wrapText="bothSides" distB="0" distT="0" distL="0" distR="0"/>
            <wp:docPr id="107374183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976911" cy="2808000"/>
                    </a:xfrm>
                    <a:prstGeom prst="rect"/>
                    <a:ln/>
                  </pic:spPr>
                </pic:pic>
              </a:graphicData>
            </a:graphic>
          </wp:anchor>
        </w:drawing>
      </w:r>
    </w:p>
    <w:p w:rsidR="00000000" w:rsidDel="00000000" w:rsidP="00000000" w:rsidRDefault="00000000" w:rsidRPr="00000000" w14:paraId="0000002A">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B">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C">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D">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E">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0">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1">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2">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3">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4">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5">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6">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7">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8">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9">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A">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Source:  Cusco Regional Direction (Dirección Regional de Cusco) – DIRESA CUSCO</w:t>
      </w:r>
    </w:p>
    <w:p w:rsidR="00000000" w:rsidDel="00000000" w:rsidP="00000000" w:rsidRDefault="00000000" w:rsidRPr="00000000" w14:paraId="0000003B">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C">
      <w:pPr>
        <w:spacing w:after="0" w:line="276" w:lineRule="auto"/>
        <w:jc w:val="both"/>
        <w:rPr>
          <w:rFonts w:ascii="Calibri" w:cs="Calibri" w:eastAsia="Calibri" w:hAnsi="Calibri"/>
          <w:sz w:val="20"/>
          <w:szCs w:val="20"/>
        </w:rPr>
      </w:pPr>
      <w:sdt>
        <w:sdtPr>
          <w:tag w:val="goog_rdk_62"/>
        </w:sdtPr>
        <w:sdtContent>
          <w:ins w:author="Erika" w:id="33" w:date="2021-03-23T00:14:12Z">
            <w:r w:rsidDel="00000000" w:rsidR="00000000" w:rsidRPr="00000000">
              <w:rPr>
                <w:rFonts w:ascii="Calibri" w:cs="Calibri" w:eastAsia="Calibri" w:hAnsi="Calibri"/>
                <w:sz w:val="20"/>
                <w:szCs w:val="20"/>
                <w:rtl w:val="0"/>
              </w:rPr>
              <w:t xml:space="preserve">What began as a </w:t>
            </w:r>
          </w:ins>
        </w:sdtContent>
      </w:sdt>
      <w:sdt>
        <w:sdtPr>
          <w:tag w:val="goog_rdk_63"/>
        </w:sdtPr>
        <w:sdtContent>
          <w:del w:author="Erika" w:id="33" w:date="2021-03-23T00:14:12Z">
            <w:r w:rsidDel="00000000" w:rsidR="00000000" w:rsidRPr="00000000">
              <w:rPr>
                <w:rFonts w:ascii="Calibri" w:cs="Calibri" w:eastAsia="Calibri" w:hAnsi="Calibri"/>
                <w:sz w:val="20"/>
                <w:szCs w:val="20"/>
                <w:rtl w:val="0"/>
              </w:rPr>
              <w:delText xml:space="preserve">As a first measure, a</w:delText>
            </w:r>
          </w:del>
        </w:sdtContent>
      </w:sdt>
      <w:r w:rsidDel="00000000" w:rsidR="00000000" w:rsidRPr="00000000">
        <w:rPr>
          <w:rFonts w:ascii="Calibri" w:cs="Calibri" w:eastAsia="Calibri" w:hAnsi="Calibri"/>
          <w:sz w:val="20"/>
          <w:szCs w:val="20"/>
          <w:rtl w:val="0"/>
        </w:rPr>
        <w:t xml:space="preserve"> 15-day quarantine </w:t>
      </w:r>
      <w:sdt>
        <w:sdtPr>
          <w:tag w:val="goog_rdk_64"/>
        </w:sdtPr>
        <w:sdtContent>
          <w:ins w:author="Erika" w:id="34" w:date="2021-03-23T00:14:39Z">
            <w:r w:rsidDel="00000000" w:rsidR="00000000" w:rsidRPr="00000000">
              <w:rPr>
                <w:rFonts w:ascii="Calibri" w:cs="Calibri" w:eastAsia="Calibri" w:hAnsi="Calibri"/>
                <w:sz w:val="20"/>
                <w:szCs w:val="20"/>
                <w:rtl w:val="0"/>
              </w:rPr>
              <w:t xml:space="preserve">lasted</w:t>
            </w:r>
          </w:ins>
        </w:sdtContent>
      </w:sdt>
      <w:sdt>
        <w:sdtPr>
          <w:tag w:val="goog_rdk_65"/>
        </w:sdtPr>
        <w:sdtContent>
          <w:del w:author="Erika" w:id="34" w:date="2021-03-23T00:14:39Z">
            <w:r w:rsidDel="00000000" w:rsidR="00000000" w:rsidRPr="00000000">
              <w:rPr>
                <w:rFonts w:ascii="Calibri" w:cs="Calibri" w:eastAsia="Calibri" w:hAnsi="Calibri"/>
                <w:sz w:val="20"/>
                <w:szCs w:val="20"/>
                <w:rtl w:val="0"/>
              </w:rPr>
              <w:delText xml:space="preserve">was considered, lasting </w:delText>
            </w:r>
          </w:del>
        </w:sdtContent>
      </w:sdt>
      <w:r w:rsidDel="00000000" w:rsidR="00000000" w:rsidRPr="00000000">
        <w:rPr>
          <w:rFonts w:ascii="Calibri" w:cs="Calibri" w:eastAsia="Calibri" w:hAnsi="Calibri"/>
          <w:sz w:val="20"/>
          <w:szCs w:val="20"/>
          <w:rtl w:val="0"/>
        </w:rPr>
        <w:t xml:space="preserve">for several months</w:t>
      </w:r>
      <w:sdt>
        <w:sdtPr>
          <w:tag w:val="goog_rdk_66"/>
        </w:sdtPr>
        <w:sdtContent>
          <w:ins w:author="Erika" w:id="35" w:date="2021-03-23T00:15:10Z"/>
          <w:sdt>
            <w:sdtPr>
              <w:tag w:val="goog_rdk_67"/>
            </w:sdtPr>
            <w:sdtContent>
              <w:ins w:author="Erika" w:id="35" w:date="2021-03-23T00:15:10Z">
                <w:r w:rsidDel="00000000" w:rsidR="00000000" w:rsidRPr="00000000">
                  <w:rPr>
                    <w:sz w:val="20"/>
                    <w:szCs w:val="20"/>
                    <w:rtl w:val="0"/>
                    <w:rPrChange w:author="Erika" w:id="36" w:date="2021-03-23T00:15:06Z">
                      <w:rPr>
                        <w:rFonts w:ascii="Calibri" w:cs="Calibri" w:eastAsia="Calibri" w:hAnsi="Calibri"/>
                        <w:sz w:val="20"/>
                        <w:szCs w:val="20"/>
                      </w:rPr>
                    </w:rPrChange>
                  </w:rPr>
                  <w:t xml:space="preserve">, and</w:t>
                </w:r>
              </w:ins>
            </w:sdtContent>
          </w:sdt>
          <w:ins w:author="Erika" w:id="35" w:date="2021-03-23T00:15:10Z"/>
        </w:sdtContent>
      </w:sdt>
      <w:sdt>
        <w:sdtPr>
          <w:tag w:val="goog_rdk_68"/>
        </w:sdtPr>
        <w:sdtContent>
          <w:del w:author="Erika" w:id="35" w:date="2021-03-23T00:15:10Z">
            <w:r w:rsidDel="00000000" w:rsidR="00000000" w:rsidRPr="00000000">
              <w:rPr>
                <w:rFonts w:ascii="Calibri" w:cs="Calibri" w:eastAsia="Calibri" w:hAnsi="Calibri"/>
                <w:sz w:val="20"/>
                <w:szCs w:val="20"/>
                <w:rtl w:val="0"/>
              </w:rPr>
              <w:delText xml:space="preserve">,</w:delText>
            </w:r>
            <w:r w:rsidDel="00000000" w:rsidR="00000000" w:rsidRPr="00000000">
              <w:rPr>
                <w:rFonts w:ascii="Calibri" w:cs="Calibri" w:eastAsia="Calibri" w:hAnsi="Calibri"/>
                <w:sz w:val="20"/>
                <w:szCs w:val="20"/>
                <w:rtl w:val="0"/>
              </w:rPr>
              <w:delText xml:space="preserve"> going from </w:delText>
            </w:r>
          </w:del>
        </w:sdtContent>
      </w:sdt>
      <w:r w:rsidDel="00000000" w:rsidR="00000000" w:rsidRPr="00000000">
        <w:rPr>
          <w:rFonts w:ascii="Calibri" w:cs="Calibri" w:eastAsia="Calibri" w:hAnsi="Calibri"/>
          <w:sz w:val="20"/>
          <w:szCs w:val="20"/>
          <w:rtl w:val="0"/>
        </w:rPr>
        <w:t xml:space="preserve">restricting the</w:t>
      </w:r>
      <w:sdt>
        <w:sdtPr>
          <w:tag w:val="goog_rdk_69"/>
        </w:sdtPr>
        <w:sdtContent>
          <w:commentRangeStart w:id="10"/>
        </w:sdtContent>
      </w:sdt>
      <w:r w:rsidDel="00000000" w:rsidR="00000000" w:rsidRPr="00000000">
        <w:rPr>
          <w:rFonts w:ascii="Calibri" w:cs="Calibri" w:eastAsia="Calibri" w:hAnsi="Calibri"/>
          <w:sz w:val="20"/>
          <w:szCs w:val="20"/>
          <w:rtl w:val="0"/>
        </w:rPr>
        <w:t xml:space="preserve"> exit</w:t>
      </w:r>
      <w:commentRangeEnd w:id="10"/>
      <w:r w:rsidDel="00000000" w:rsidR="00000000" w:rsidRPr="00000000">
        <w:commentReference w:id="10"/>
      </w:r>
      <w:r w:rsidDel="00000000" w:rsidR="00000000" w:rsidRPr="00000000">
        <w:rPr>
          <w:rFonts w:ascii="Calibri" w:cs="Calibri" w:eastAsia="Calibri" w:hAnsi="Calibri"/>
          <w:sz w:val="20"/>
          <w:szCs w:val="20"/>
          <w:rtl w:val="0"/>
        </w:rPr>
        <w:t xml:space="preserve"> of vulnerable population groups (children, pregnant women, and older adults)</w:t>
      </w:r>
      <w:sdt>
        <w:sdtPr>
          <w:tag w:val="goog_rdk_70"/>
        </w:sdtPr>
        <w:sdtContent>
          <w:ins w:author="Erika" w:id="37" w:date="2021-03-23T00:16:23Z">
            <w:r w:rsidDel="00000000" w:rsidR="00000000" w:rsidRPr="00000000">
              <w:rPr>
                <w:rFonts w:ascii="Calibri" w:cs="Calibri" w:eastAsia="Calibri" w:hAnsi="Calibri"/>
                <w:sz w:val="20"/>
                <w:szCs w:val="20"/>
                <w:rtl w:val="0"/>
              </w:rPr>
              <w:t xml:space="preserve">, enforcing movement restrictions and a </w:t>
            </w:r>
            <w:r w:rsidDel="00000000" w:rsidR="00000000" w:rsidRPr="00000000">
              <w:rPr>
                <w:rFonts w:ascii="Calibri" w:cs="Calibri" w:eastAsia="Calibri" w:hAnsi="Calibri"/>
                <w:sz w:val="20"/>
                <w:szCs w:val="20"/>
                <w:rtl w:val="0"/>
              </w:rPr>
              <w:t xml:space="preserve">curfew, enforcing a curfew on the movement of people and vehicles, and further restricting movement outside of the house by assigning approved days to different genders. </w:t>
            </w:r>
            <w:sdt>
              <w:sdtPr>
                <w:tag w:val="goog_rdk_71"/>
              </w:sdtPr>
              <w:sdtContent>
                <w:del w:author="Erika" w:id="38" w:date="2021-03-23T00:16:57Z">
                  <w:r w:rsidDel="00000000" w:rsidR="00000000" w:rsidRPr="00000000">
                    <w:rPr>
                      <w:rFonts w:ascii="Calibri" w:cs="Calibri" w:eastAsia="Calibri" w:hAnsi="Calibri"/>
                      <w:sz w:val="20"/>
                      <w:szCs w:val="20"/>
                      <w:rtl w:val="0"/>
                    </w:rPr>
                    <w:delText xml:space="preserve">on  and restricting the</w:delText>
                  </w:r>
                </w:del>
              </w:sdtContent>
            </w:sdt>
          </w:ins>
        </w:sdtContent>
      </w:sdt>
      <w:sdt>
        <w:sdtPr>
          <w:tag w:val="goog_rdk_72"/>
        </w:sdtPr>
        <w:sdtContent>
          <w:del w:author="Erika" w:id="38" w:date="2021-03-23T00:16:57Z">
            <w:r w:rsidDel="00000000" w:rsidR="00000000" w:rsidRPr="00000000">
              <w:rPr>
                <w:rFonts w:ascii="Calibri" w:cs="Calibri" w:eastAsia="Calibri" w:hAnsi="Calibri"/>
                <w:sz w:val="20"/>
                <w:szCs w:val="20"/>
                <w:rtl w:val="0"/>
              </w:rPr>
              <w:delText xml:space="preserve">, </w:delText>
            </w:r>
          </w:del>
        </w:sdtContent>
      </w:sdt>
      <w:sdt>
        <w:sdtPr>
          <w:tag w:val="goog_rdk_73"/>
        </w:sdtPr>
        <w:sdtContent>
          <w:ins w:author="Erika" w:id="39" w:date="2021-03-23T00:15:22Z">
            <w:sdt>
              <w:sdtPr>
                <w:tag w:val="goog_rdk_74"/>
              </w:sdtPr>
              <w:sdtContent>
                <w:del w:author="Erika" w:id="38" w:date="2021-03-23T00:16:57Z">
                  <w:r w:rsidDel="00000000" w:rsidR="00000000" w:rsidRPr="00000000">
                    <w:rPr>
                      <w:rFonts w:ascii="Calibri" w:cs="Calibri" w:eastAsia="Calibri" w:hAnsi="Calibri"/>
                      <w:sz w:val="20"/>
                      <w:szCs w:val="20"/>
                      <w:rtl w:val="0"/>
                    </w:rPr>
                    <w:delText xml:space="preserve">adding a c</w:delText>
                  </w:r>
                </w:del>
              </w:sdtContent>
            </w:sdt>
          </w:ins>
        </w:sdtContent>
      </w:sdt>
      <w:sdt>
        <w:sdtPr>
          <w:tag w:val="goog_rdk_75"/>
        </w:sdtPr>
        <w:sdtContent>
          <w:del w:author="Erika" w:id="38" w:date="2021-03-23T00:16:57Z">
            <w:r w:rsidDel="00000000" w:rsidR="00000000" w:rsidRPr="00000000">
              <w:rPr>
                <w:rFonts w:ascii="Calibri" w:cs="Calibri" w:eastAsia="Calibri" w:hAnsi="Calibri"/>
                <w:sz w:val="20"/>
                <w:szCs w:val="20"/>
                <w:rtl w:val="0"/>
              </w:rPr>
              <w:delText xml:space="preserve">h</w:delText>
            </w:r>
            <w:r w:rsidDel="00000000" w:rsidR="00000000" w:rsidRPr="00000000">
              <w:rPr>
                <w:rFonts w:ascii="Calibri" w:cs="Calibri" w:eastAsia="Calibri" w:hAnsi="Calibri"/>
                <w:sz w:val="20"/>
                <w:szCs w:val="20"/>
                <w:rtl w:val="0"/>
              </w:rPr>
              <w:delText xml:space="preserve">aving time restrictions in the</w:delText>
            </w:r>
            <w:r w:rsidDel="00000000" w:rsidR="00000000" w:rsidRPr="00000000">
              <w:rPr>
                <w:rFonts w:ascii="Calibri" w:cs="Calibri" w:eastAsia="Calibri" w:hAnsi="Calibri"/>
                <w:sz w:val="20"/>
                <w:szCs w:val="20"/>
                <w:rtl w:val="0"/>
              </w:rPr>
              <w:delText xml:space="preserve"> movement </w:delText>
            </w:r>
          </w:del>
        </w:sdtContent>
      </w:sdt>
      <w:sdt>
        <w:sdtPr>
          <w:tag w:val="goog_rdk_76"/>
        </w:sdtPr>
        <w:sdtContent>
          <w:ins w:author="Erika" w:id="40" w:date="2021-03-23T00:16:40Z">
            <w:sdt>
              <w:sdtPr>
                <w:tag w:val="goog_rdk_77"/>
              </w:sdtPr>
              <w:sdtContent>
                <w:del w:author="Erika" w:id="38" w:date="2021-03-23T00:16:57Z">
                  <w:r w:rsidDel="00000000" w:rsidR="00000000" w:rsidRPr="00000000">
                    <w:rPr>
                      <w:rFonts w:ascii="Calibri" w:cs="Calibri" w:eastAsia="Calibri" w:hAnsi="Calibri"/>
                      <w:sz w:val="20"/>
                      <w:szCs w:val="20"/>
                      <w:rtl w:val="0"/>
                    </w:rPr>
                    <w:delText xml:space="preserve">of </w:delText>
                  </w:r>
                </w:del>
              </w:sdtContent>
            </w:sdt>
          </w:ins>
        </w:sdtContent>
      </w:sdt>
      <w:sdt>
        <w:sdtPr>
          <w:tag w:val="goog_rdk_78"/>
        </w:sdtPr>
        <w:sdtContent>
          <w:del w:author="Erika" w:id="38" w:date="2021-03-23T00:16:57Z">
            <w:r w:rsidDel="00000000" w:rsidR="00000000" w:rsidRPr="00000000">
              <w:rPr>
                <w:rFonts w:ascii="Calibri" w:cs="Calibri" w:eastAsia="Calibri" w:hAnsi="Calibri"/>
                <w:sz w:val="20"/>
                <w:szCs w:val="20"/>
                <w:rtl w:val="0"/>
              </w:rPr>
              <w:delText xml:space="preserve">people and vehicles</w:delText>
            </w:r>
          </w:del>
        </w:sdtContent>
      </w:sdt>
      <w:sdt>
        <w:sdtPr>
          <w:tag w:val="goog_rdk_79"/>
        </w:sdtPr>
        <w:sdtContent>
          <w:ins w:author="Erika" w:id="41" w:date="2021-03-23T00:16:44Z">
            <w:sdt>
              <w:sdtPr>
                <w:tag w:val="goog_rdk_80"/>
              </w:sdtPr>
              <w:sdtContent>
                <w:del w:author="Erika" w:id="38" w:date="2021-03-23T00:16:57Z">
                  <w:r w:rsidDel="00000000" w:rsidR="00000000" w:rsidRPr="00000000">
                    <w:rPr>
                      <w:rFonts w:ascii="Calibri" w:cs="Calibri" w:eastAsia="Calibri" w:hAnsi="Calibri"/>
                      <w:sz w:val="20"/>
                      <w:szCs w:val="20"/>
                      <w:rtl w:val="0"/>
                    </w:rPr>
                    <w:delText xml:space="preserve"> with a</w:delText>
                  </w:r>
                </w:del>
              </w:sdtContent>
            </w:sdt>
          </w:ins>
        </w:sdtContent>
      </w:sdt>
      <w:sdt>
        <w:sdtPr>
          <w:tag w:val="goog_rdk_81"/>
        </w:sdtPr>
        <w:sdtContent>
          <w:del w:author="Erika" w:id="38" w:date="2021-03-23T00:16:57Z">
            <w:r w:rsidDel="00000000" w:rsidR="00000000" w:rsidRPr="00000000">
              <w:rPr>
                <w:rFonts w:ascii="Calibri" w:cs="Calibri" w:eastAsia="Calibri" w:hAnsi="Calibri"/>
                <w:sz w:val="20"/>
                <w:szCs w:val="20"/>
                <w:rtl w:val="0"/>
              </w:rPr>
              <w:delText xml:space="preserve"> (</w:delText>
            </w:r>
            <w:r w:rsidDel="00000000" w:rsidR="00000000" w:rsidRPr="00000000">
              <w:rPr>
                <w:rFonts w:ascii="Calibri" w:cs="Calibri" w:eastAsia="Calibri" w:hAnsi="Calibri"/>
                <w:sz w:val="20"/>
                <w:szCs w:val="20"/>
                <w:rtl w:val="0"/>
              </w:rPr>
              <w:delText xml:space="preserve">curfew), </w:delText>
            </w:r>
          </w:del>
        </w:sdtContent>
      </w:sdt>
      <w:sdt>
        <w:sdtPr>
          <w:tag w:val="goog_rdk_82"/>
        </w:sdtPr>
        <w:sdtContent>
          <w:ins w:author="Erika" w:id="38" w:date="2021-03-23T00:16:57Z">
            <w:sdt>
              <w:sdtPr>
                <w:tag w:val="goog_rdk_83"/>
              </w:sdtPr>
              <w:sdtContent>
                <w:del w:author="Erika" w:id="38" w:date="2021-03-23T00:16:57Z">
                  <w:r w:rsidDel="00000000" w:rsidR="00000000" w:rsidRPr="00000000">
                    <w:rPr>
                      <w:rFonts w:ascii="Calibri" w:cs="Calibri" w:eastAsia="Calibri" w:hAnsi="Calibri"/>
                      <w:sz w:val="20"/>
                      <w:szCs w:val="20"/>
                      <w:rtl w:val="0"/>
                    </w:rPr>
                    <w:delText xml:space="preserve">and gender-based movement restrictions  different days for outside movmenet. </w:delText>
                  </w:r>
                </w:del>
              </w:sdtContent>
            </w:sdt>
          </w:ins>
        </w:sdtContent>
      </w:sdt>
      <w:sdt>
        <w:sdtPr>
          <w:tag w:val="goog_rdk_84"/>
        </w:sdtPr>
        <w:sdtContent>
          <w:del w:author="Erika" w:id="38" w:date="2021-03-23T00:16:57Z">
            <w:r w:rsidDel="00000000" w:rsidR="00000000" w:rsidRPr="00000000">
              <w:rPr>
                <w:rFonts w:ascii="Calibri" w:cs="Calibri" w:eastAsia="Calibri" w:hAnsi="Calibri"/>
                <w:sz w:val="20"/>
                <w:szCs w:val="20"/>
                <w:rtl w:val="0"/>
              </w:rPr>
              <w:delText xml:space="preserve">to having different </w:delText>
            </w:r>
            <w:r w:rsidDel="00000000" w:rsidR="00000000" w:rsidRPr="00000000">
              <w:rPr>
                <w:rFonts w:ascii="Calibri" w:cs="Calibri" w:eastAsia="Calibri" w:hAnsi="Calibri"/>
                <w:sz w:val="20"/>
                <w:szCs w:val="20"/>
                <w:rtl w:val="0"/>
              </w:rPr>
              <w:delText xml:space="preserve">allowed dates to go out by genre (men - women). </w:delText>
            </w:r>
          </w:del>
        </w:sdtContent>
      </w:sdt>
      <w:r w:rsidDel="00000000" w:rsidR="00000000" w:rsidRPr="00000000">
        <w:rPr>
          <w:rFonts w:ascii="Calibri" w:cs="Calibri" w:eastAsia="Calibri" w:hAnsi="Calibri"/>
          <w:sz w:val="20"/>
          <w:szCs w:val="20"/>
          <w:rtl w:val="0"/>
        </w:rPr>
        <w:t xml:space="preserve">It was also mandatory, as an individual protection measure, </w:t>
      </w:r>
      <w:sdt>
        <w:sdtPr>
          <w:tag w:val="goog_rdk_85"/>
        </w:sdtPr>
        <w:sdtContent>
          <w:ins w:author="Erika" w:id="42" w:date="2021-03-23T00:21:22Z">
            <w:r w:rsidDel="00000000" w:rsidR="00000000" w:rsidRPr="00000000">
              <w:rPr>
                <w:rFonts w:ascii="Calibri" w:cs="Calibri" w:eastAsia="Calibri" w:hAnsi="Calibri"/>
                <w:sz w:val="20"/>
                <w:szCs w:val="20"/>
                <w:rtl w:val="0"/>
              </w:rPr>
              <w:t xml:space="preserve">to wear a </w:t>
            </w:r>
          </w:ins>
        </w:sdtContent>
      </w:sdt>
      <w:sdt>
        <w:sdtPr>
          <w:tag w:val="goog_rdk_86"/>
        </w:sdtPr>
        <w:sdtContent>
          <w:del w:author="Erika" w:id="42" w:date="2021-03-23T00:21:22Z">
            <w:r w:rsidDel="00000000" w:rsidR="00000000" w:rsidRPr="00000000">
              <w:rPr>
                <w:rFonts w:ascii="Calibri" w:cs="Calibri" w:eastAsia="Calibri" w:hAnsi="Calibri"/>
                <w:sz w:val="20"/>
                <w:szCs w:val="20"/>
                <w:rtl w:val="0"/>
              </w:rPr>
              <w:delText xml:space="preserve">the</w:delText>
            </w:r>
          </w:del>
        </w:sdtContent>
      </w:sdt>
      <w:r w:rsidDel="00000000" w:rsidR="00000000" w:rsidRPr="00000000">
        <w:rPr>
          <w:rFonts w:ascii="Calibri" w:cs="Calibri" w:eastAsia="Calibri" w:hAnsi="Calibri"/>
          <w:sz w:val="20"/>
          <w:szCs w:val="20"/>
          <w:rtl w:val="0"/>
        </w:rPr>
        <w:t xml:space="preserve"> </w:t>
      </w:r>
      <w:sdt>
        <w:sdtPr>
          <w:tag w:val="goog_rdk_87"/>
        </w:sdtPr>
        <w:sdtContent>
          <w:del w:author="Erika" w:id="43" w:date="2021-03-23T00:21:28Z">
            <w:r w:rsidDel="00000000" w:rsidR="00000000" w:rsidRPr="00000000">
              <w:rPr>
                <w:rFonts w:ascii="Calibri" w:cs="Calibri" w:eastAsia="Calibri" w:hAnsi="Calibri"/>
                <w:sz w:val="20"/>
                <w:szCs w:val="20"/>
                <w:rtl w:val="0"/>
              </w:rPr>
              <w:delText xml:space="preserve">use of </w:delText>
            </w:r>
          </w:del>
        </w:sdtContent>
      </w:sdt>
      <w:r w:rsidDel="00000000" w:rsidR="00000000" w:rsidRPr="00000000">
        <w:rPr>
          <w:rFonts w:ascii="Calibri" w:cs="Calibri" w:eastAsia="Calibri" w:hAnsi="Calibri"/>
          <w:sz w:val="20"/>
          <w:szCs w:val="20"/>
          <w:rtl w:val="0"/>
        </w:rPr>
        <w:t xml:space="preserve">mask</w:t>
      </w:r>
      <w:sdt>
        <w:sdtPr>
          <w:tag w:val="goog_rdk_88"/>
        </w:sdtPr>
        <w:sdtContent>
          <w:del w:author="Erika" w:id="44" w:date="2021-03-23T00:21:34Z">
            <w:r w:rsidDel="00000000" w:rsidR="00000000" w:rsidRPr="00000000">
              <w:rPr>
                <w:rFonts w:ascii="Calibri" w:cs="Calibri" w:eastAsia="Calibri" w:hAnsi="Calibri"/>
                <w:sz w:val="20"/>
                <w:szCs w:val="20"/>
                <w:rtl w:val="0"/>
              </w:rPr>
              <w:delText xml:space="preserve">s</w:delText>
            </w:r>
          </w:del>
        </w:sdtContent>
      </w:sdt>
      <w:r w:rsidDel="00000000" w:rsidR="00000000" w:rsidRPr="00000000">
        <w:rPr>
          <w:rFonts w:ascii="Calibri" w:cs="Calibri" w:eastAsia="Calibri" w:hAnsi="Calibri"/>
          <w:sz w:val="20"/>
          <w:szCs w:val="20"/>
          <w:rtl w:val="0"/>
        </w:rPr>
        <w:t xml:space="preserve"> - chinstraps, face shields (for use in public transport), and social distancing (from 1m to 1.5m apart). </w:t>
      </w:r>
      <w:sdt>
        <w:sdtPr>
          <w:tag w:val="goog_rdk_89"/>
        </w:sdtPr>
        <w:sdtContent>
          <w:ins w:author="Erika" w:id="45" w:date="2021-03-23T00:21:58Z">
            <w:r w:rsidDel="00000000" w:rsidR="00000000" w:rsidRPr="00000000">
              <w:rPr>
                <w:rFonts w:ascii="Calibri" w:cs="Calibri" w:eastAsia="Calibri" w:hAnsi="Calibri"/>
                <w:sz w:val="20"/>
                <w:szCs w:val="20"/>
                <w:rtl w:val="0"/>
              </w:rPr>
              <w:t xml:space="preserve">S</w:t>
            </w:r>
          </w:ins>
        </w:sdtContent>
      </w:sdt>
      <w:sdt>
        <w:sdtPr>
          <w:tag w:val="goog_rdk_90"/>
        </w:sdtPr>
        <w:sdtContent>
          <w:del w:author="Erika" w:id="45" w:date="2021-03-23T00:21:58Z">
            <w:r w:rsidDel="00000000" w:rsidR="00000000" w:rsidRPr="00000000">
              <w:rPr>
                <w:rFonts w:ascii="Calibri" w:cs="Calibri" w:eastAsia="Calibri" w:hAnsi="Calibri"/>
                <w:sz w:val="20"/>
                <w:szCs w:val="20"/>
                <w:rtl w:val="0"/>
              </w:rPr>
              <w:delText xml:space="preserve">Also, prohibiting s</w:delText>
            </w:r>
          </w:del>
        </w:sdtContent>
      </w:sdt>
      <w:r w:rsidDel="00000000" w:rsidR="00000000" w:rsidRPr="00000000">
        <w:rPr>
          <w:rFonts w:ascii="Calibri" w:cs="Calibri" w:eastAsia="Calibri" w:hAnsi="Calibri"/>
          <w:sz w:val="20"/>
          <w:szCs w:val="20"/>
          <w:rtl w:val="0"/>
        </w:rPr>
        <w:t xml:space="preserve">ocial gatherings</w:t>
      </w:r>
      <w:sdt>
        <w:sdtPr>
          <w:tag w:val="goog_rdk_91"/>
        </w:sdtPr>
        <w:sdtContent>
          <w:ins w:author="Erika" w:id="46" w:date="2021-03-23T00:22:04Z">
            <w:r w:rsidDel="00000000" w:rsidR="00000000" w:rsidRPr="00000000">
              <w:rPr>
                <w:rFonts w:ascii="Calibri" w:cs="Calibri" w:eastAsia="Calibri" w:hAnsi="Calibri"/>
                <w:sz w:val="20"/>
                <w:szCs w:val="20"/>
                <w:rtl w:val="0"/>
              </w:rPr>
              <w:t xml:space="preserve"> were prohibited, and shops</w:t>
            </w:r>
          </w:ins>
        </w:sdtContent>
      </w:sdt>
      <w:sdt>
        <w:sdtPr>
          <w:tag w:val="goog_rdk_92"/>
        </w:sdtPr>
        <w:sdtContent>
          <w:del w:author="Erika" w:id="46" w:date="2021-03-23T00:22:04Z">
            <w:r w:rsidDel="00000000" w:rsidR="00000000" w:rsidRPr="00000000">
              <w:rPr>
                <w:rFonts w:ascii="Calibri" w:cs="Calibri" w:eastAsia="Calibri" w:hAnsi="Calibri"/>
                <w:sz w:val="20"/>
                <w:szCs w:val="20"/>
                <w:rtl w:val="0"/>
              </w:rPr>
              <w:delText xml:space="preserve">, closing shops</w:delText>
            </w:r>
          </w:del>
        </w:sdtContent>
      </w:sdt>
      <w:r w:rsidDel="00000000" w:rsidR="00000000" w:rsidRPr="00000000">
        <w:rPr>
          <w:rFonts w:ascii="Calibri" w:cs="Calibri" w:eastAsia="Calibri" w:hAnsi="Calibri"/>
          <w:sz w:val="20"/>
          <w:szCs w:val="20"/>
          <w:rtl w:val="0"/>
        </w:rPr>
        <w:t xml:space="preserve">, educational institutions centers and religious worship centers</w:t>
      </w:r>
      <w:sdt>
        <w:sdtPr>
          <w:tag w:val="goog_rdk_93"/>
        </w:sdtPr>
        <w:sdtContent>
          <w:ins w:author="Erika" w:id="47" w:date="2021-03-23T00:22:14Z">
            <w:r w:rsidDel="00000000" w:rsidR="00000000" w:rsidRPr="00000000">
              <w:rPr>
                <w:rFonts w:ascii="Calibri" w:cs="Calibri" w:eastAsia="Calibri" w:hAnsi="Calibri"/>
                <w:sz w:val="20"/>
                <w:szCs w:val="20"/>
                <w:rtl w:val="0"/>
              </w:rPr>
              <w:t xml:space="preserve"> were closed</w:t>
            </w:r>
          </w:ins>
        </w:sdtContent>
      </w:sdt>
      <w:r w:rsidDel="00000000" w:rsidR="00000000" w:rsidRPr="00000000">
        <w:rPr>
          <w:rFonts w:ascii="Calibri" w:cs="Calibri" w:eastAsia="Calibri" w:hAnsi="Calibri"/>
          <w:sz w:val="20"/>
          <w:szCs w:val="20"/>
          <w:rtl w:val="0"/>
        </w:rPr>
        <w:t xml:space="preserve">. At</w:t>
      </w:r>
      <w:sdt>
        <w:sdtPr>
          <w:tag w:val="goog_rdk_94"/>
        </w:sdtPr>
        <w:sdtContent>
          <w:ins w:author="Erika" w:id="48" w:date="2021-03-23T00:22:21Z">
            <w:r w:rsidDel="00000000" w:rsidR="00000000" w:rsidRPr="00000000">
              <w:rPr>
                <w:rFonts w:ascii="Calibri" w:cs="Calibri" w:eastAsia="Calibri" w:hAnsi="Calibri"/>
                <w:sz w:val="20"/>
                <w:szCs w:val="20"/>
                <w:rtl w:val="0"/>
              </w:rPr>
              <w:t xml:space="preserve"> the peak of restrictions,</w:t>
            </w:r>
          </w:ins>
        </w:sdtContent>
      </w:sdt>
      <w:sdt>
        <w:sdtPr>
          <w:tag w:val="goog_rdk_95"/>
        </w:sdtPr>
        <w:sdtContent>
          <w:del w:author="Erika" w:id="48" w:date="2021-03-23T00:22:21Z">
            <w:r w:rsidDel="00000000" w:rsidR="00000000" w:rsidRPr="00000000">
              <w:rPr>
                <w:rFonts w:ascii="Calibri" w:cs="Calibri" w:eastAsia="Calibri" w:hAnsi="Calibri"/>
                <w:sz w:val="20"/>
                <w:szCs w:val="20"/>
                <w:rtl w:val="0"/>
              </w:rPr>
              <w:delText xml:space="preserve"> its peak,</w:delText>
            </w:r>
          </w:del>
        </w:sdtContent>
      </w:sdt>
      <w:r w:rsidDel="00000000" w:rsidR="00000000" w:rsidRPr="00000000">
        <w:rPr>
          <w:rFonts w:ascii="Calibri" w:cs="Calibri" w:eastAsia="Calibri" w:hAnsi="Calibri"/>
          <w:sz w:val="20"/>
          <w:szCs w:val="20"/>
          <w:rtl w:val="0"/>
        </w:rPr>
        <w:t xml:space="preserve"> borders were closed and interprovincial transport banned. Essential activities, such as sale of necessities (food), pharmacies, hospitals (emergency and COVID-19 cases), public cleaning, banks and the like (banking agents, cooperative banks) were authorized to operate. </w:t>
      </w:r>
    </w:p>
    <w:p w:rsidR="00000000" w:rsidDel="00000000" w:rsidP="00000000" w:rsidRDefault="00000000" w:rsidRPr="00000000" w14:paraId="0000003D">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3E">
      <w:pPr>
        <w:spacing w:after="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most affected sectors were transportation, commerce, tourism and education, with the Cusco economy contracting by 18.5%, restricting tourist activity 100% ** in the first half of 2020.</w:t>
      </w:r>
    </w:p>
    <w:p w:rsidR="00000000" w:rsidDel="00000000" w:rsidP="00000000" w:rsidRDefault="00000000" w:rsidRPr="00000000" w14:paraId="0000003F">
      <w:pPr>
        <w:spacing w:after="0"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40">
      <w:pPr>
        <w:spacing w:after="0" w:line="276" w:lineRule="auto"/>
        <w:jc w:val="both"/>
        <w:rPr>
          <w:rFonts w:ascii="Calibri" w:cs="Calibri" w:eastAsia="Calibri" w:hAnsi="Calibri"/>
          <w:sz w:val="16"/>
          <w:szCs w:val="16"/>
        </w:rPr>
      </w:pPr>
      <w:bookmarkStart w:colFirst="0" w:colLast="0" w:name="_heading=h.gjdgxs" w:id="0"/>
      <w:bookmarkEnd w:id="0"/>
      <w:r w:rsidDel="00000000" w:rsidR="00000000" w:rsidRPr="00000000">
        <w:rPr>
          <w:rFonts w:ascii="Calibri" w:cs="Calibri" w:eastAsia="Calibri" w:hAnsi="Calibri"/>
          <w:sz w:val="20"/>
          <w:szCs w:val="20"/>
          <w:rtl w:val="0"/>
        </w:rPr>
        <w:t xml:space="preserve">Remote activity was the most widely used viable outlet in education and other office jobs, as well as the increase in home delivery activity. Many businesses had to adapt to this type of sales. The State, as a measure of economic activation, provided different types of subsidies ***; which allowed economic activities to implement biosecurity protocols, which included the reduction of building capacity, until reaching semi-face-to-face work activity AFP and CTS).</w:t>
      </w:r>
      <w:r w:rsidDel="00000000" w:rsidR="00000000" w:rsidRPr="00000000">
        <w:rPr>
          <w:rtl w:val="0"/>
        </w:rPr>
      </w:r>
    </w:p>
    <w:p w:rsidR="00000000" w:rsidDel="00000000" w:rsidP="00000000" w:rsidRDefault="00000000" w:rsidRPr="00000000" w14:paraId="00000041">
      <w:pPr>
        <w:spacing w:after="0" w:line="276"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hyperlink r:id="rId17">
        <w:r w:rsidDel="00000000" w:rsidR="00000000" w:rsidRPr="00000000">
          <w:rPr>
            <w:rFonts w:ascii="Calibri" w:cs="Calibri" w:eastAsia="Calibri" w:hAnsi="Calibri"/>
            <w:color w:val="0563c1"/>
            <w:sz w:val="16"/>
            <w:szCs w:val="16"/>
            <w:u w:val="single"/>
            <w:rtl w:val="0"/>
          </w:rPr>
          <w:t xml:space="preserve">http://www.diresacusco.gob.pe/salacovid19/SS_COVID-19_DC_311220.pdf</w:t>
        </w:r>
      </w:hyperlink>
      <w:r w:rsidDel="00000000" w:rsidR="00000000" w:rsidRPr="00000000">
        <w:rPr>
          <w:rtl w:val="0"/>
        </w:rPr>
      </w:r>
    </w:p>
    <w:p w:rsidR="00000000" w:rsidDel="00000000" w:rsidP="00000000" w:rsidRDefault="00000000" w:rsidRPr="00000000" w14:paraId="00000042">
      <w:pPr>
        <w:spacing w:after="0" w:line="276"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hyperlink r:id="rId18">
        <w:r w:rsidDel="00000000" w:rsidR="00000000" w:rsidRPr="00000000">
          <w:rPr>
            <w:rFonts w:ascii="Calibri" w:cs="Calibri" w:eastAsia="Calibri" w:hAnsi="Calibri"/>
            <w:color w:val="0563c1"/>
            <w:sz w:val="16"/>
            <w:szCs w:val="16"/>
            <w:u w:val="single"/>
            <w:rtl w:val="0"/>
          </w:rPr>
          <w:t xml:space="preserve">https://cdn.www.gob.pe/uploads/document/file/1320682/Reporte%20Regional%20de%20Turismo%20-%20Cusco%202020.pdf</w:t>
        </w:r>
      </w:hyperlink>
      <w:r w:rsidDel="00000000" w:rsidR="00000000" w:rsidRPr="00000000">
        <w:rPr>
          <w:rtl w:val="0"/>
        </w:rPr>
      </w:r>
    </w:p>
    <w:p w:rsidR="00000000" w:rsidDel="00000000" w:rsidP="00000000" w:rsidRDefault="00000000" w:rsidRPr="00000000" w14:paraId="00000043">
      <w:pPr>
        <w:spacing w:after="0" w:line="276" w:lineRule="auto"/>
        <w:jc w:val="both"/>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r>
      <w:hyperlink r:id="rId19">
        <w:r w:rsidDel="00000000" w:rsidR="00000000" w:rsidRPr="00000000">
          <w:rPr>
            <w:rFonts w:ascii="Calibri" w:cs="Calibri" w:eastAsia="Calibri" w:hAnsi="Calibri"/>
            <w:color w:val="0563c1"/>
            <w:sz w:val="16"/>
            <w:szCs w:val="16"/>
            <w:u w:val="single"/>
            <w:rtl w:val="0"/>
          </w:rPr>
          <w:t xml:space="preserve">https://www.gob.pe/8895-coronavirus-apoyos-economicos-del-estado-por-el-aislamiento-social-obligatorio</w:t>
        </w:r>
      </w:hyperlink>
      <w:r w:rsidDel="00000000" w:rsidR="00000000" w:rsidRPr="00000000">
        <w:rPr>
          <w:rtl w:val="0"/>
        </w:rPr>
      </w:r>
    </w:p>
    <w:p w:rsidR="00000000" w:rsidDel="00000000" w:rsidP="00000000" w:rsidRDefault="00000000" w:rsidRPr="00000000" w14:paraId="00000044">
      <w:pPr>
        <w:spacing w:after="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5">
      <w:pPr>
        <w:spacing w:after="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6">
      <w:pPr>
        <w:spacing w:after="0"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7">
      <w:pPr>
        <w:spacing w:after="0"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Santiago de Chile</w:t>
      </w:r>
    </w:p>
    <w:p w:rsidR="00000000" w:rsidDel="00000000" w:rsidP="00000000" w:rsidRDefault="00000000" w:rsidRPr="00000000" w14:paraId="00000048">
      <w:pPr>
        <w:spacing w:after="0" w:before="28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first cases of COVID-19 in Chile appeared in the first weeks of March 2020. The epidemic reached its peak in mid-June, with a reduction in the average daily cases from there, up until December.</w:t>
      </w:r>
      <w:r w:rsidDel="00000000" w:rsidR="00000000" w:rsidRPr="00000000">
        <w:rPr>
          <w:rFonts w:ascii="Calibri" w:cs="Calibri" w:eastAsia="Calibri" w:hAnsi="Calibri"/>
          <w:sz w:val="20"/>
          <w:szCs w:val="20"/>
        </w:rPr>
        <w:drawing>
          <wp:inline distB="0" distT="0" distL="0" distR="0">
            <wp:extent cx="4483327" cy="2721293"/>
            <wp:effectExtent b="0" l="0" r="0" t="0"/>
            <wp:docPr id="1073741836"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483327" cy="272129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before="28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of December, Chile begins its second wave of infections, which is still ongoing. In total,</w:t>
      </w:r>
      <w:sdt>
        <w:sdtPr>
          <w:tag w:val="goog_rdk_96"/>
        </w:sdtPr>
        <w:sdtContent>
          <w:ins w:author="Erika" w:id="49" w:date="2021-03-23T00:52:40Z">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sz w:val="20"/>
                <w:szCs w:val="20"/>
                <w:rtl w:val="0"/>
              </w:rPr>
              <w:t xml:space="preserve">as of January 31, 2021,</w:t>
            </w:r>
          </w:ins>
        </w:sdtContent>
      </w:sdt>
      <w:sdt>
        <w:sdtPr>
          <w:tag w:val="goog_rdk_97"/>
        </w:sdtPr>
        <w:sdtContent>
          <w:del w:author="Erika" w:id="49" w:date="2021-03-23T00:52:40Z">
            <w:r w:rsidDel="00000000" w:rsidR="00000000" w:rsidRPr="00000000">
              <w:rPr>
                <w:rFonts w:ascii="Calibri" w:cs="Calibri" w:eastAsia="Calibri" w:hAnsi="Calibri"/>
                <w:sz w:val="20"/>
                <w:szCs w:val="20"/>
                <w:rtl w:val="0"/>
              </w:rPr>
              <w:delText xml:space="preserve"> </w:delText>
            </w:r>
          </w:del>
        </w:sdtContent>
      </w:sdt>
      <w:sdt>
        <w:sdtPr>
          <w:tag w:val="goog_rdk_98"/>
        </w:sdtPr>
        <w:sdtContent>
          <w:ins w:author="Erika" w:id="49" w:date="2021-03-23T00:52:40Z">
            <w:sdt>
              <w:sdtPr>
                <w:tag w:val="goog_rdk_99"/>
              </w:sdtPr>
              <w:sdtContent>
                <w:del w:author="Erika" w:id="49" w:date="2021-03-23T00:52:40Z">
                  <w:r w:rsidDel="00000000" w:rsidR="00000000" w:rsidRPr="00000000">
                    <w:rPr>
                      <w:rFonts w:ascii="Calibri" w:cs="Calibri" w:eastAsia="Calibri" w:hAnsi="Calibri"/>
                      <w:sz w:val="20"/>
                      <w:szCs w:val="20"/>
                      <w:rtl w:val="0"/>
                    </w:rPr>
                    <w:delText xml:space="preserve">by that point</w:delText>
                  </w:r>
                </w:del>
              </w:sdtContent>
            </w:sdt>
            <w:r w:rsidDel="00000000" w:rsidR="00000000" w:rsidRPr="00000000">
              <w:rPr>
                <w:rFonts w:ascii="Calibri" w:cs="Calibri" w:eastAsia="Calibri" w:hAnsi="Calibri"/>
                <w:sz w:val="20"/>
                <w:szCs w:val="20"/>
                <w:rtl w:val="0"/>
              </w:rPr>
              <w:t xml:space="preserve">, </w:t>
            </w:r>
          </w:ins>
        </w:sdtContent>
      </w:sdt>
      <w:r w:rsidDel="00000000" w:rsidR="00000000" w:rsidRPr="00000000">
        <w:rPr>
          <w:rFonts w:ascii="Calibri" w:cs="Calibri" w:eastAsia="Calibri" w:hAnsi="Calibri"/>
          <w:sz w:val="20"/>
          <w:szCs w:val="20"/>
          <w:rtl w:val="0"/>
        </w:rPr>
        <w:t xml:space="preserve">the country </w:t>
      </w:r>
      <w:sdt>
        <w:sdtPr>
          <w:tag w:val="goog_rdk_100"/>
        </w:sdtPr>
        <w:sdtContent>
          <w:ins w:author="Erika" w:id="50" w:date="2021-03-23T00:55:05Z">
            <w:r w:rsidDel="00000000" w:rsidR="00000000" w:rsidRPr="00000000">
              <w:rPr>
                <w:rFonts w:ascii="Calibri" w:cs="Calibri" w:eastAsia="Calibri" w:hAnsi="Calibri"/>
                <w:sz w:val="20"/>
                <w:szCs w:val="20"/>
                <w:rtl w:val="0"/>
              </w:rPr>
              <w:t xml:space="preserve">has </w:t>
            </w:r>
          </w:ins>
        </w:sdtContent>
      </w:sdt>
      <w:r w:rsidDel="00000000" w:rsidR="00000000" w:rsidRPr="00000000">
        <w:rPr>
          <w:rFonts w:ascii="Calibri" w:cs="Calibri" w:eastAsia="Calibri" w:hAnsi="Calibri"/>
          <w:sz w:val="20"/>
          <w:szCs w:val="20"/>
          <w:rtl w:val="0"/>
        </w:rPr>
        <w:t xml:space="preserve">register</w:t>
      </w:r>
      <w:sdt>
        <w:sdtPr>
          <w:tag w:val="goog_rdk_101"/>
        </w:sdtPr>
        <w:sdtContent>
          <w:ins w:author="Erika" w:id="51" w:date="2021-03-23T00:54:50Z">
            <w:r w:rsidDel="00000000" w:rsidR="00000000" w:rsidRPr="00000000">
              <w:rPr>
                <w:rFonts w:ascii="Calibri" w:cs="Calibri" w:eastAsia="Calibri" w:hAnsi="Calibri"/>
                <w:sz w:val="20"/>
                <w:szCs w:val="20"/>
                <w:rtl w:val="0"/>
              </w:rPr>
              <w:t xml:space="preserve">ed</w:t>
            </w:r>
          </w:ins>
        </w:sdtContent>
      </w:sdt>
      <w:sdt>
        <w:sdtPr>
          <w:tag w:val="goog_rdk_102"/>
        </w:sdtPr>
        <w:sdtContent>
          <w:del w:author="Erika" w:id="51" w:date="2021-03-23T00:54:50Z">
            <w:r w:rsidDel="00000000" w:rsidR="00000000" w:rsidRPr="00000000">
              <w:rPr>
                <w:rFonts w:ascii="Calibri" w:cs="Calibri" w:eastAsia="Calibri" w:hAnsi="Calibri"/>
                <w:sz w:val="20"/>
                <w:szCs w:val="20"/>
                <w:rtl w:val="0"/>
              </w:rPr>
              <w:delText xml:space="preserve">s</w:delText>
            </w:r>
          </w:del>
        </w:sdtContent>
      </w:sdt>
      <w:r w:rsidDel="00000000" w:rsidR="00000000" w:rsidRPr="00000000">
        <w:rPr>
          <w:rFonts w:ascii="Calibri" w:cs="Calibri" w:eastAsia="Calibri" w:hAnsi="Calibri"/>
          <w:sz w:val="20"/>
          <w:szCs w:val="20"/>
          <w:rtl w:val="0"/>
        </w:rPr>
        <w:t xml:space="preserve"> 723,000 positive cases, as well as 18,339 official deaths from COVID-19</w:t>
      </w:r>
      <w:sdt>
        <w:sdtPr>
          <w:tag w:val="goog_rdk_103"/>
        </w:sdtPr>
        <w:sdtContent>
          <w:del w:author="Erika" w:id="52" w:date="2021-03-23T00:55:46Z">
            <w:r w:rsidDel="00000000" w:rsidR="00000000" w:rsidRPr="00000000">
              <w:rPr>
                <w:rFonts w:ascii="Calibri" w:cs="Calibri" w:eastAsia="Calibri" w:hAnsi="Calibri"/>
                <w:sz w:val="20"/>
                <w:szCs w:val="20"/>
                <w:rtl w:val="0"/>
              </w:rPr>
              <w:delText xml:space="preserve"> as of January 31, 2021</w:delText>
            </w:r>
          </w:del>
        </w:sdtContent>
      </w:sdt>
      <w:r w:rsidDel="00000000" w:rsidR="00000000" w:rsidRPr="00000000">
        <w:rPr>
          <w:rFonts w:ascii="Calibri" w:cs="Calibri" w:eastAsia="Calibri" w:hAnsi="Calibri"/>
          <w:sz w:val="20"/>
          <w:szCs w:val="20"/>
          <w:rtl w:val="0"/>
        </w:rPr>
        <w:t xml:space="preserve">. The pandemic has generated an unprecedented economic crisis in the country and only comparable in its consequences to that of the crisis in 1982.</w:t>
      </w:r>
    </w:p>
    <w:p w:rsidR="00000000" w:rsidDel="00000000" w:rsidP="00000000" w:rsidRDefault="00000000" w:rsidRPr="00000000" w14:paraId="0000004A">
      <w:pPr>
        <w:spacing w:after="0" w:before="280"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4457005" cy="2772000"/>
            <wp:effectExtent b="0" l="0" r="0" t="0"/>
            <wp:docPr id="107374183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457005" cy="2772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280" w:line="276" w:lineRule="auto"/>
        <w:jc w:val="both"/>
        <w:rPr>
          <w:rFonts w:ascii="Calibri" w:cs="Calibri" w:eastAsia="Calibri" w:hAnsi="Calibri"/>
          <w:sz w:val="20"/>
          <w:szCs w:val="20"/>
        </w:rPr>
      </w:pPr>
      <w:sdt>
        <w:sdtPr>
          <w:tag w:val="goog_rdk_105"/>
        </w:sdtPr>
        <w:sdtContent>
          <w:ins w:author="Erika" w:id="53" w:date="2021-03-23T01:04:01Z">
            <w:r w:rsidDel="00000000" w:rsidR="00000000" w:rsidRPr="00000000">
              <w:rPr>
                <w:rFonts w:ascii="Calibri" w:cs="Calibri" w:eastAsia="Calibri" w:hAnsi="Calibri"/>
                <w:sz w:val="20"/>
                <w:szCs w:val="20"/>
                <w:rtl w:val="0"/>
              </w:rPr>
              <w:t xml:space="preserve">A</w:t>
            </w:r>
          </w:ins>
        </w:sdtContent>
      </w:sdt>
      <w:sdt>
        <w:sdtPr>
          <w:tag w:val="goog_rdk_106"/>
        </w:sdtPr>
        <w:sdtContent>
          <w:del w:author="Erika" w:id="53" w:date="2021-03-23T01:04:01Z">
            <w:r w:rsidDel="00000000" w:rsidR="00000000" w:rsidRPr="00000000">
              <w:rPr>
                <w:rFonts w:ascii="Calibri" w:cs="Calibri" w:eastAsia="Calibri" w:hAnsi="Calibri"/>
                <w:sz w:val="20"/>
                <w:szCs w:val="20"/>
                <w:rtl w:val="0"/>
              </w:rPr>
              <w:delText xml:space="preserve">In this sense, a</w:delText>
            </w:r>
          </w:del>
        </w:sdtContent>
      </w:sdt>
      <w:r w:rsidDel="00000000" w:rsidR="00000000" w:rsidRPr="00000000">
        <w:rPr>
          <w:rFonts w:ascii="Calibri" w:cs="Calibri" w:eastAsia="Calibri" w:hAnsi="Calibri"/>
          <w:sz w:val="20"/>
          <w:szCs w:val="20"/>
          <w:rtl w:val="0"/>
        </w:rPr>
        <w:t xml:space="preserve">ccording to data from the UC Center for Longitudinal Surveys and Studies, employment problems reached 31 percent of the active labor force in July (</w:t>
      </w:r>
      <w:sdt>
        <w:sdtPr>
          <w:tag w:val="goog_rdk_107"/>
        </w:sdtPr>
        <w:sdtContent>
          <w:ins w:author="Erika" w:id="54" w:date="2021-03-23T01:04:38Z">
            <w:r w:rsidDel="00000000" w:rsidR="00000000" w:rsidRPr="00000000">
              <w:rPr>
                <w:rFonts w:ascii="Calibri" w:cs="Calibri" w:eastAsia="Calibri" w:hAnsi="Calibri"/>
                <w:sz w:val="20"/>
                <w:szCs w:val="20"/>
                <w:rtl w:val="0"/>
              </w:rPr>
              <w:t xml:space="preserve">including </w:t>
            </w:r>
          </w:ins>
        </w:sdtContent>
      </w:sdt>
      <w:sdt>
        <w:sdtPr>
          <w:tag w:val="goog_rdk_108"/>
        </w:sdtPr>
        <w:sdtContent>
          <w:del w:author="Erika" w:id="54" w:date="2021-03-23T01:04:38Z">
            <w:r w:rsidDel="00000000" w:rsidR="00000000" w:rsidRPr="00000000">
              <w:rPr>
                <w:rFonts w:ascii="Calibri" w:cs="Calibri" w:eastAsia="Calibri" w:hAnsi="Calibri"/>
                <w:sz w:val="20"/>
                <w:szCs w:val="20"/>
                <w:rtl w:val="0"/>
              </w:rPr>
              <w:delText xml:space="preserve">among </w:delText>
            </w:r>
          </w:del>
        </w:sdtContent>
      </w:sdt>
      <w:r w:rsidDel="00000000" w:rsidR="00000000" w:rsidRPr="00000000">
        <w:rPr>
          <w:rFonts w:ascii="Calibri" w:cs="Calibri" w:eastAsia="Calibri" w:hAnsi="Calibri"/>
          <w:sz w:val="20"/>
          <w:szCs w:val="20"/>
          <w:rtl w:val="0"/>
        </w:rPr>
        <w:t xml:space="preserve">those who were looking for work, those who would do so if the pandemic did not </w:t>
      </w:r>
      <w:sdt>
        <w:sdtPr>
          <w:tag w:val="goog_rdk_109"/>
        </w:sdtPr>
        <w:sdtContent>
          <w:ins w:author="Erika" w:id="55" w:date="2021-03-23T01:04:21Z">
            <w:r w:rsidDel="00000000" w:rsidR="00000000" w:rsidRPr="00000000">
              <w:rPr>
                <w:rFonts w:ascii="Calibri" w:cs="Calibri" w:eastAsia="Calibri" w:hAnsi="Calibri"/>
                <w:sz w:val="20"/>
                <w:szCs w:val="20"/>
                <w:rtl w:val="0"/>
              </w:rPr>
              <w:t xml:space="preserve">interfere</w:t>
            </w:r>
          </w:ins>
        </w:sdtContent>
      </w:sdt>
      <w:sdt>
        <w:sdtPr>
          <w:tag w:val="goog_rdk_110"/>
        </w:sdtPr>
        <w:sdtContent>
          <w:del w:author="Erika" w:id="55" w:date="2021-03-23T01:04:21Z">
            <w:r w:rsidDel="00000000" w:rsidR="00000000" w:rsidRPr="00000000">
              <w:rPr>
                <w:rFonts w:ascii="Calibri" w:cs="Calibri" w:eastAsia="Calibri" w:hAnsi="Calibri"/>
                <w:sz w:val="20"/>
                <w:szCs w:val="20"/>
                <w:rtl w:val="0"/>
              </w:rPr>
              <w:delText xml:space="preserve">mediate </w:delText>
            </w:r>
          </w:del>
        </w:sdtContent>
      </w:sdt>
      <w:r w:rsidDel="00000000" w:rsidR="00000000" w:rsidRPr="00000000">
        <w:rPr>
          <w:rFonts w:ascii="Calibri" w:cs="Calibri" w:eastAsia="Calibri" w:hAnsi="Calibri"/>
          <w:sz w:val="20"/>
          <w:szCs w:val="20"/>
          <w:rtl w:val="0"/>
        </w:rPr>
        <w:t xml:space="preserve">, and those who were covered by the Employment Protection Law implemented by the government to face the crisis). The economic crisis, as well as infection and death rates, particularly affected the most vulnerable sectors and those who work in the informal sector, including a significant proportion of recent immigrants. The government of Chile tried to balance the economic/public health dilemma by implementing a system of “dynamic quarantines</w:t>
      </w:r>
      <w:sdt>
        <w:sdtPr>
          <w:tag w:val="goog_rdk_111"/>
        </w:sdtPr>
        <w:sdtContent>
          <w:ins w:author="Erika" w:id="56" w:date="2021-03-23T01:03:29Z">
            <w:r w:rsidDel="00000000" w:rsidR="00000000" w:rsidRPr="00000000">
              <w:rPr>
                <w:rFonts w:ascii="Calibri" w:cs="Calibri" w:eastAsia="Calibri" w:hAnsi="Calibri"/>
                <w:sz w:val="20"/>
                <w:szCs w:val="20"/>
                <w:rtl w:val="0"/>
              </w:rPr>
              <w:t xml:space="preserve">,</w:t>
            </w:r>
          </w:ins>
        </w:sdtContent>
      </w:sdt>
      <w:r w:rsidDel="00000000" w:rsidR="00000000" w:rsidRPr="00000000">
        <w:rPr>
          <w:rFonts w:ascii="Calibri" w:cs="Calibri" w:eastAsia="Calibri" w:hAnsi="Calibri"/>
          <w:sz w:val="20"/>
          <w:szCs w:val="20"/>
          <w:rtl w:val="0"/>
        </w:rPr>
        <w:t xml:space="preserve">”</w:t>
      </w:r>
      <w:sdt>
        <w:sdtPr>
          <w:tag w:val="goog_rdk_112"/>
        </w:sdtPr>
        <w:sdtContent>
          <w:del w:author="Erika" w:id="57" w:date="2021-03-23T01:03:30Z">
            <w:r w:rsidDel="00000000" w:rsidR="00000000" w:rsidRPr="00000000">
              <w:rPr>
                <w:rFonts w:ascii="Calibri" w:cs="Calibri" w:eastAsia="Calibri" w:hAnsi="Calibri"/>
                <w:sz w:val="20"/>
                <w:szCs w:val="20"/>
                <w:rtl w:val="0"/>
              </w:rPr>
              <w:delText xml:space="preserve">,</w:delText>
            </w:r>
          </w:del>
        </w:sdtContent>
      </w:sdt>
      <w:r w:rsidDel="00000000" w:rsidR="00000000" w:rsidRPr="00000000">
        <w:rPr>
          <w:rFonts w:ascii="Calibri" w:cs="Calibri" w:eastAsia="Calibri" w:hAnsi="Calibri"/>
          <w:sz w:val="20"/>
          <w:szCs w:val="20"/>
          <w:rtl w:val="0"/>
        </w:rPr>
        <w:t xml:space="preserve"> administered at the municipal level. This system ended up worsening the contagion rate, and redistributing the economic, social and health costs of the pandemic among the poorest sectors of the city. These sectors had already been hit by the economic effects and the uncertainty generated by the social outbreak of October 2019.</w:t>
      </w:r>
    </w:p>
    <w:p w:rsidR="00000000" w:rsidDel="00000000" w:rsidP="00000000" w:rsidRDefault="00000000" w:rsidRPr="00000000" w14:paraId="0000004C">
      <w:pPr>
        <w:spacing w:line="276" w:lineRule="auto"/>
        <w:jc w:val="both"/>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14:paraId="0000004D">
      <w:pPr>
        <w:spacing w:line="276" w:lineRule="auto"/>
        <w:jc w:val="both"/>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Quito</w:t>
      </w:r>
    </w:p>
    <w:p w:rsidR="00000000" w:rsidDel="00000000" w:rsidP="00000000" w:rsidRDefault="00000000" w:rsidRPr="00000000" w14:paraId="0000004E">
      <w:pPr>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On January 30, 2021, the Ecuadorian Ministry of Health, through their Info-graph N ° 338, registers 80,846 confirmed cases of Covid-19 in the city of Quito. This figure corresponds to a contagion rate of 2.90% of the total population, which by the end of 2020 is estimated </w:t>
      </w:r>
      <w:sdt>
        <w:sdtPr>
          <w:tag w:val="goog_rdk_113"/>
        </w:sdtPr>
        <w:sdtContent>
          <w:del w:author="Erika" w:id="58" w:date="2021-03-23T01:05:15Z">
            <w:r w:rsidDel="00000000" w:rsidR="00000000" w:rsidRPr="00000000">
              <w:rPr>
                <w:rFonts w:ascii="Calibri" w:cs="Calibri" w:eastAsia="Calibri" w:hAnsi="Calibri"/>
                <w:sz w:val="20"/>
                <w:szCs w:val="20"/>
                <w:rtl w:val="0"/>
              </w:rPr>
              <w:delText xml:space="preserve">a</w:delText>
            </w:r>
          </w:del>
        </w:sdtContent>
      </w:sdt>
      <w:r w:rsidDel="00000000" w:rsidR="00000000" w:rsidRPr="00000000">
        <w:rPr>
          <w:rFonts w:ascii="Calibri" w:cs="Calibri" w:eastAsia="Calibri" w:hAnsi="Calibri"/>
          <w:sz w:val="20"/>
          <w:szCs w:val="20"/>
          <w:rtl w:val="0"/>
        </w:rPr>
        <w:t xml:space="preserve">t</w:t>
      </w:r>
      <w:sdt>
        <w:sdtPr>
          <w:tag w:val="goog_rdk_114"/>
        </w:sdtPr>
        <w:sdtContent>
          <w:ins w:author="Erika" w:id="59" w:date="2021-03-23T01:05:17Z">
            <w:r w:rsidDel="00000000" w:rsidR="00000000" w:rsidRPr="00000000">
              <w:rPr>
                <w:rFonts w:ascii="Calibri" w:cs="Calibri" w:eastAsia="Calibri" w:hAnsi="Calibri"/>
                <w:sz w:val="20"/>
                <w:szCs w:val="20"/>
                <w:rtl w:val="0"/>
              </w:rPr>
              <w:t xml:space="preserve">o have climbed to</w:t>
            </w:r>
          </w:ins>
        </w:sdtContent>
      </w:sdt>
      <w:r w:rsidDel="00000000" w:rsidR="00000000" w:rsidRPr="00000000">
        <w:rPr>
          <w:rFonts w:ascii="Calibri" w:cs="Calibri" w:eastAsia="Calibri" w:hAnsi="Calibri"/>
          <w:sz w:val="20"/>
          <w:szCs w:val="20"/>
          <w:rtl w:val="0"/>
        </w:rPr>
        <w:t xml:space="preserve"> 2,781,641.</w:t>
      </w:r>
      <w:r w:rsidDel="00000000" w:rsidR="00000000" w:rsidRPr="00000000">
        <w:rPr>
          <w:rFonts w:ascii="Calibri" w:cs="Calibri" w:eastAsia="Calibri" w:hAnsi="Calibri"/>
          <w:sz w:val="20"/>
          <w:szCs w:val="20"/>
          <w:vertAlign w:val="superscript"/>
        </w:rPr>
        <w:footnoteReference w:customMarkFollows="0" w:id="0"/>
      </w:r>
      <w:r w:rsidDel="00000000" w:rsidR="00000000" w:rsidRPr="00000000">
        <w:rPr>
          <w:rFonts w:ascii="Calibri" w:cs="Calibri" w:eastAsia="Calibri" w:hAnsi="Calibri"/>
          <w:sz w:val="20"/>
          <w:szCs w:val="20"/>
          <w:rtl w:val="0"/>
        </w:rPr>
        <w:t xml:space="preserve"> According to the INEC population estimate, Quito is one of the most populated cities in the country with 15.89% of the total of 17,541,643 Ecuadorians estimated for 2020. In addition, Quito is the city in Ecuador with the most confirmed infections with 32.37% of the national total.</w:t>
      </w:r>
      <w:r w:rsidDel="00000000" w:rsidR="00000000" w:rsidRPr="00000000">
        <w:rPr>
          <w:rFonts w:ascii="Calibri" w:cs="Calibri" w:eastAsia="Calibri" w:hAnsi="Calibri"/>
          <w:sz w:val="20"/>
          <w:szCs w:val="20"/>
          <w:vertAlign w:val="superscript"/>
        </w:rPr>
        <w:footnoteReference w:customMarkFollows="0" w:id="1"/>
      </w:r>
      <w:r w:rsidDel="00000000" w:rsidR="00000000" w:rsidRPr="00000000">
        <w:rPr>
          <w:rFonts w:ascii="Calibri" w:cs="Calibri" w:eastAsia="Calibri" w:hAnsi="Calibri"/>
          <w:sz w:val="20"/>
          <w:szCs w:val="20"/>
          <w:rtl w:val="0"/>
        </w:rPr>
        <w:t xml:space="preserve"> Moreover, the province of Pichincha, within which the city of Quito has 92.33% of the contagion cases, has a mortality rate of 2.76%. Until January 29, 2021, the provincial COE in its Weekly Bulletin indicates that the number of people who died from confirmed cases of Covid-19 amounts to a total of 1,921; while the deaths indicated as probable are 289 people and the suspected cases are 130, that is, a total of 2,340 deaths.</w:t>
      </w:r>
      <w:r w:rsidDel="00000000" w:rsidR="00000000" w:rsidRPr="00000000">
        <w:rPr>
          <w:rFonts w:ascii="Calibri" w:cs="Calibri" w:eastAsia="Calibri" w:hAnsi="Calibri"/>
          <w:sz w:val="20"/>
          <w:szCs w:val="20"/>
          <w:vertAlign w:val="superscript"/>
        </w:rPr>
        <w:footnoteReference w:customMarkFollows="0" w:id="2"/>
      </w:r>
      <w:r w:rsidDel="00000000" w:rsidR="00000000" w:rsidRPr="00000000">
        <w:rPr>
          <w:rtl w:val="0"/>
        </w:rPr>
      </w:r>
    </w:p>
    <w:p w:rsidR="00000000" w:rsidDel="00000000" w:rsidP="00000000" w:rsidRDefault="00000000" w:rsidRPr="00000000" w14:paraId="0000004F">
      <w:pPr>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If we classify the cases of Covid-19 infections by age, until January 30, 2021, we have: over 65 years 11.24%; between 50 and 64 years, 20.63%; from 20 to 49 years old 62.50% (the most numerous); and less than 20 years, 5.63%. In the following table and figures we can see the monthly evolution of the number of people infected with Covid-19 in the city of Quito, from the start of the pandemic in March 2020 to date.</w:t>
      </w:r>
    </w:p>
    <w:p w:rsidR="00000000" w:rsidDel="00000000" w:rsidP="00000000" w:rsidRDefault="00000000" w:rsidRPr="00000000" w14:paraId="00000050">
      <w:pPr>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4284169" cy="3611143"/>
            <wp:effectExtent b="0" l="0" r="0" t="0"/>
            <wp:docPr id="1073741837"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4284169" cy="361114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76" w:lineRule="auto"/>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52">
      <w:pPr>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4093535" cy="2381693"/>
            <wp:docPr id="1073741827" name=""/>
            <a:graphic>
              <a:graphicData uri="http://schemas.openxmlformats.org/drawingml/2006/chart">
                <c:chart r:id="rId23"/>
              </a:graphicData>
            </a:graphic>
          </wp:inline>
        </w:drawing>
      </w:r>
      <w:r w:rsidDel="00000000" w:rsidR="00000000" w:rsidRPr="00000000">
        <w:rPr>
          <w:rtl w:val="0"/>
        </w:rPr>
      </w:r>
    </w:p>
    <w:p w:rsidR="00000000" w:rsidDel="00000000" w:rsidP="00000000" w:rsidRDefault="00000000" w:rsidRPr="00000000" w14:paraId="00000053">
      <w:pPr>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Pr>
        <w:drawing>
          <wp:inline distB="0" distT="0" distL="0" distR="0">
            <wp:extent cx="3997842" cy="2487930"/>
            <wp:docPr id="1073741828" name=""/>
            <a:graphic>
              <a:graphicData uri="http://schemas.openxmlformats.org/drawingml/2006/chart">
                <c:chart r:id="rId24"/>
              </a:graphicData>
            </a:graphic>
          </wp:inline>
        </w:drawing>
      </w:r>
      <w:r w:rsidDel="00000000" w:rsidR="00000000" w:rsidRPr="00000000">
        <w:rPr>
          <w:rtl w:val="0"/>
        </w:rPr>
      </w:r>
    </w:p>
    <w:p w:rsidR="00000000" w:rsidDel="00000000" w:rsidP="00000000" w:rsidRDefault="00000000" w:rsidRPr="00000000" w14:paraId="00000054">
      <w:pPr>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the figures, we can see the accelerated rate of contagion and deaths in the city of Quito, mainly from the lifting of population confinement and the opening of productive activities on the first days of June. In fact, the highest peak of infections occurred in the months of September and October. On the other hand, the rebound in December 2020 and January 2021 has been related to family gatherings for the New Year's festivities and vacation holidays.</w:t>
      </w:r>
    </w:p>
    <w:p w:rsidR="00000000" w:rsidDel="00000000" w:rsidP="00000000" w:rsidRDefault="00000000" w:rsidRPr="00000000" w14:paraId="00000055">
      <w:pPr>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Without a doubt, Quito is the most economically affected city in Ecuador. According to the Internal Revenue Service (SRI), the city stopped selling and exporting between January and July 2020, 27% of what was obtained in the same period during 2019. This represented a loss in the amount of 11,422 million Dollars. On the other hand, the Quito Chamber of Commerce (CCQ) estimates that in June 2020 the unemployment rate in the city was 22.8%, which is, 9.5 percentage points above the national unemployment rate. Finally, tax collection in Ecuador between January and August 2020 decreased by USD 1,698 million compared to the same period in 2019. Of that value, close to USD 1,089 million are due to the contraction of the payment of taxes in Quito.</w:t>
      </w:r>
    </w:p>
    <w:p w:rsidR="00000000" w:rsidDel="00000000" w:rsidP="00000000" w:rsidRDefault="00000000" w:rsidRPr="00000000" w14:paraId="00000056">
      <w:pPr>
        <w:spacing w:line="276" w:lineRule="auto"/>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Currently, the capacity of intensive care hospital assistance is fully occupied due to the increase in daily infections. The cantonal COE and the Municipality of Quito have taken measures to limit mobility such as restrictions and calendarization in the use of vehicles.</w:t>
      </w:r>
      <w:r w:rsidDel="00000000" w:rsidR="00000000" w:rsidRPr="00000000">
        <w:rPr>
          <w:rtl w:val="0"/>
        </w:rPr>
      </w:r>
    </w:p>
    <w:sectPr>
      <w:headerReference r:id="rId25" w:type="default"/>
      <w:pgSz w:h="16838" w:w="11906" w:orient="portrait"/>
      <w:pgMar w:bottom="1417" w:top="1417" w:left="1701" w:right="1701" w:header="708" w:footer="708"/>
      <w:pgNumType w:start="1"/>
      <w:sectPrChange w:author="Erika" w:id="0" w:date="2021-03-22T23:59:40Z">
        <w:sectPr w:rsidR="000000" w:rsidDel="000000" w:rsidRPr="000000" w:rsidSect="000000">
          <w:pgMar w:bottom="1417" w:top="1417" w:left="1701" w:right="1701" w:header="708" w:footer="708"/>
          <w:pgNumType w:start="1"/>
          <w:pgSz w:h="16838" w:w="11906" w:orient="portrait"/>
        </w:sectPr>
      </w:sectPrChange>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Erika" w:id="6" w:date="2021-03-23T00:01:52Z">
    <w:sdt>
      <w:sdtPr>
        <w:tag w:val="goog_rdk_119"/>
      </w:sdtPr>
      <w:sdtContent>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18"/>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in the past, or still happening currently?</w:t>
                </w:r>
              </w:ins>
            </w:sdtContent>
          </w:sdt>
        </w:p>
      </w:sdtContent>
    </w:sdt>
  </w:comment>
  <w:comment w:author="Erika" w:id="9" w:date="2021-03-23T00:09:11Z">
    <w:sdt>
      <w:sdtPr>
        <w:tag w:val="goog_rdk_121"/>
      </w:sdtPr>
      <w:sdtContent>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20"/>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edit accurate? Removed the phrase "needs to" because it can be read as a subjective opinion</w:t>
                </w:r>
              </w:ins>
            </w:sdtContent>
          </w:sdt>
        </w:p>
      </w:sdtContent>
    </w:sdt>
  </w:comment>
  <w:comment w:author="Erika" w:id="8" w:date="2021-03-23T00:07:41Z">
    <w:sdt>
      <w:sdtPr>
        <w:tag w:val="goog_rdk_123"/>
      </w:sdtPr>
      <w:sdtContent>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22"/>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please clarify for me what does "non-pharmacological actions" mean?</w:t>
                </w:r>
              </w:ins>
            </w:sdtContent>
          </w:sdt>
        </w:p>
      </w:sdtContent>
    </w:sdt>
  </w:comment>
  <w:comment w:author="Erika" w:id="7" w:date="2021-03-23T00:06:42Z">
    <w:sdt>
      <w:sdtPr>
        <w:tag w:val="goog_rdk_125"/>
      </w:sdtPr>
      <w:sdtContent>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24"/>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valuable information, but recommend removing for this blog's length purposes and to help the blog focus on second-order impacts of covid-19 (vs first-order impacts, such as community contagion)</w:t>
                </w:r>
              </w:ins>
            </w:sdtContent>
          </w:sdt>
        </w:p>
      </w:sdtContent>
    </w:sdt>
  </w:comment>
  <w:comment w:author="Melinda Laituri" w:id="3" w:date="2021-02-09T16:19:42Z">
    <w:sdt>
      <w:sdtPr>
        <w:tag w:val="goog_rdk_127"/>
      </w:sdtPr>
      <w:sdtContent>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26"/>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date to title</w:t>
                </w:r>
              </w:ins>
            </w:sdtContent>
          </w:sdt>
        </w:p>
      </w:sdtContent>
    </w:sdt>
  </w:comment>
  <w:comment w:author="Erika" w:id="2" w:date="2021-02-23T20:44:47Z">
    <w:sdt>
      <w:sdtPr>
        <w:tag w:val="goog_rdk_129"/>
      </w:sdtPr>
      <w:sdtContent>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28"/>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Wondering who from the hub &amp; partner teams was involved in drafting and reviewing before submitting, to get some insight into the workflow and what the LatAm's suggestions might be of what worked well/what might be worth changing</w:t>
                </w:r>
              </w:ins>
            </w:sdtContent>
          </w:sdt>
        </w:p>
      </w:sdtContent>
    </w:sdt>
  </w:comment>
  <w:comment w:author="Erika" w:id="4" w:date="2021-03-22T23:56:27Z">
    <w:sdt>
      <w:sdtPr>
        <w:tag w:val="goog_rdk_131"/>
      </w:sdtPr>
      <w:sdtContent>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30"/>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included, it would be best if the vaccination plan directly with the tourism economy.</w:t>
                </w:r>
              </w:ins>
            </w:sdtContent>
          </w:sdt>
        </w:p>
      </w:sdtContent>
    </w:sdt>
  </w:comment>
  <w:comment w:author="Erika" w:id="5" w:date="2021-03-22T23:58:00Z">
    <w:sdt>
      <w:sdtPr>
        <w:tag w:val="goog_rdk_133"/>
      </w:sdtPr>
      <w:sdtContent>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32"/>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Recommend removing or shortening this paragraph and replacing with more information about how the C2M2 projects can support decision making regarding the tourism industry</w:t>
                </w:r>
              </w:ins>
            </w:sdtContent>
          </w:sdt>
        </w:p>
      </w:sdtContent>
    </w:sdt>
  </w:comment>
  <w:comment w:author="Erika" w:id="10" w:date="2021-03-23T00:16:18Z">
    <w:sdt>
      <w:sdtPr>
        <w:tag w:val="goog_rdk_135"/>
      </w:sdtPr>
      <w:sdtContent>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34"/>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Restricted their exit locally or nationally?</w:t>
                </w:r>
              </w:ins>
            </w:sdtContent>
          </w:sdt>
        </w:p>
      </w:sdtContent>
    </w:sdt>
  </w:comment>
  <w:comment w:author="Erika" w:id="0" w:date="2021-03-23T00:11:03Z">
    <w:sdt>
      <w:sdtPr>
        <w:tag w:val="goog_rdk_137"/>
      </w:sdtPr>
      <w:sdtContent>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36"/>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please share the source for each photo?</w:t>
                </w:r>
              </w:ins>
            </w:sdtContent>
          </w:sdt>
        </w:p>
      </w:sdtContent>
    </w:sdt>
  </w:comment>
  <w:comment w:author="Erika" w:id="1" w:date="2021-03-23T00:11:22Z">
    <w:sdt>
      <w:sdtPr>
        <w:tag w:val="goog_rdk_139"/>
      </w:sdtPr>
      <w:sdtContent>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Erika" w:id="60" w:date="2021-03-22T23:59:40Z"/>
              <w:rFonts w:ascii="Arial" w:cs="Arial" w:eastAsia="Arial" w:hAnsi="Arial"/>
              <w:b w:val="0"/>
              <w:i w:val="0"/>
              <w:smallCaps w:val="0"/>
              <w:strike w:val="0"/>
              <w:color w:val="000000"/>
              <w:sz w:val="22"/>
              <w:szCs w:val="22"/>
              <w:u w:val="none"/>
              <w:shd w:fill="auto" w:val="clear"/>
              <w:vertAlign w:val="baseline"/>
            </w:rPr>
          </w:pPr>
          <w:sdt>
            <w:sdtPr>
              <w:tag w:val="goog_rdk_138"/>
            </w:sdtPr>
            <w:sdtContent>
              <w:ins w:author="Erika" w:id="60" w:date="2021-03-22T23:59:4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each photo that doesn't currently have one listed</w:t>
                </w:r>
              </w:ins>
            </w:sdtContent>
          </w:sdt>
        </w:p>
      </w:sdtContent>
    </w:sdt>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5B" w15:done="0"/>
  <w15:commentEx w15:paraId="0000005C" w15:done="0"/>
  <w15:commentEx w15:paraId="0000005D" w15:done="0"/>
  <w15:commentEx w15:paraId="0000005E" w15:done="0"/>
  <w15:commentEx w15:paraId="0000005F" w15:done="0"/>
  <w15:commentEx w15:paraId="00000060" w15:done="0"/>
  <w15:commentEx w15:paraId="00000061" w15:done="0"/>
  <w15:commentEx w15:paraId="00000062" w15:paraIdParent="00000061" w15:done="0"/>
  <w15:commentEx w15:paraId="00000063" w15:done="0"/>
  <w15:commentEx w15:paraId="00000064" w15:done="0"/>
  <w15:commentEx w15:paraId="00000065" w15:paraIdParent="0000006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INEC (2020). Projection of the Ecuadorian Population by Year, According to Cantons 2010-2020, Population projections. </w:t>
      </w:r>
    </w:p>
  </w:footnote>
  <w:footnote w:id="1">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Secretaria Nacional de Riesgos y Energencias del Ecuador (2021). Infograph N ° 338 (1/30/2021). </w:t>
      </w:r>
    </w:p>
  </w:footnote>
  <w:footnote w:id="2">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Provincial COE of Pichincha (2021). Weekly Bulletin as of 01/29/2021.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17"/>
    </w:sdtPr>
    <w:sdtContent>
      <w:p w:rsidR="00000000" w:rsidDel="00000000" w:rsidP="00000000" w:rsidRDefault="00000000" w:rsidRPr="00000000" w14:paraId="0000005A">
        <w:pPr>
          <w:rPr>
            <w:ins w:author="Erika" w:id="60" w:date="2021-03-22T23:59:40Z"/>
            <w:rFonts w:ascii="Calibri" w:cs="Calibri" w:eastAsia="Calibri" w:hAnsi="Calibri"/>
            <w:b w:val="0"/>
            <w:i w:val="0"/>
            <w:smallCaps w:val="0"/>
            <w:strike w:val="0"/>
            <w:color w:val="000000"/>
            <w:sz w:val="20"/>
            <w:szCs w:val="20"/>
            <w:u w:val="none"/>
            <w:shd w:fill="auto" w:val="clear"/>
            <w:vertAlign w:val="baseline"/>
          </w:rPr>
        </w:pPr>
        <w:sdt>
          <w:sdtPr>
            <w:tag w:val="goog_rdk_116"/>
          </w:sdtPr>
          <w:sdtContent>
            <w:ins w:author="Erika" w:id="60" w:date="2021-03-22T23:59:40Z">
              <w:r w:rsidDel="00000000" w:rsidR="00000000" w:rsidRPr="00000000">
                <w:rPr>
                  <w:rtl w:val="0"/>
                </w:rPr>
              </w:r>
            </w:ins>
          </w:sdtContent>
        </w:sdt>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CuerpoA" w:customStyle="1">
    <w:name w:val="Cuerpo A"/>
    <w:rsid w:val="004E3B26"/>
    <w:pPr>
      <w:pBdr>
        <w:top w:space="0" w:sz="0" w:val="nil"/>
        <w:left w:space="0" w:sz="0" w:val="nil"/>
        <w:bottom w:space="0" w:sz="0" w:val="nil"/>
        <w:right w:space="0" w:sz="0" w:val="nil"/>
        <w:between w:space="0" w:sz="0" w:val="nil"/>
        <w:bar w:space="0" w:sz="0" w:val="nil"/>
      </w:pBdr>
      <w:spacing w:after="0" w:line="240" w:lineRule="auto"/>
    </w:pPr>
    <w:rPr>
      <w:rFonts w:ascii="Helvetica Neue" w:cs="Arial Unicode MS" w:eastAsia="Arial Unicode MS" w:hAnsi="Helvetica Neue"/>
      <w:color w:val="000000"/>
      <w:u w:color="000000"/>
      <w:bdr w:space="0" w:sz="0" w:val="nil"/>
      <w:lang w:eastAsia="es-EC"/>
      <w14:textOutline w14:cap="flat" w14:cmpd="sng" w14:w="12700" w14:algn="ctr">
        <w14:noFill/>
        <w14:prstDash w14:val="solid"/>
        <w14:miter w14:lim="400000"/>
      </w14:textOutline>
    </w:rPr>
  </w:style>
  <w:style w:type="character" w:styleId="Ninguno" w:customStyle="1">
    <w:name w:val="Ninguno"/>
    <w:rsid w:val="004E3B26"/>
  </w:style>
  <w:style w:type="character" w:styleId="Hipervnculo">
    <w:name w:val="Hyperlink"/>
    <w:basedOn w:val="Fuentedeprrafopredeter"/>
    <w:uiPriority w:val="99"/>
    <w:unhideWhenUsed w:val="1"/>
    <w:rsid w:val="00B7031D"/>
    <w:rPr>
      <w:color w:val="0563c1" w:themeColor="hyperlink"/>
      <w:u w:val="single"/>
    </w:rPr>
  </w:style>
  <w:style w:type="paragraph" w:styleId="Textonotapie">
    <w:name w:val="footnote text"/>
    <w:basedOn w:val="Normal"/>
    <w:link w:val="TextonotapieCar"/>
    <w:uiPriority w:val="99"/>
    <w:semiHidden w:val="1"/>
    <w:unhideWhenUsed w:val="1"/>
    <w:rsid w:val="00ED541B"/>
    <w:pPr>
      <w:spacing w:after="0" w:line="240" w:lineRule="auto"/>
    </w:pPr>
    <w:rPr>
      <w:noProof w:val="1"/>
      <w:sz w:val="20"/>
      <w:szCs w:val="20"/>
      <w:lang w:val="es-ES_tradnl"/>
    </w:rPr>
  </w:style>
  <w:style w:type="character" w:styleId="TextonotapieCar" w:customStyle="1">
    <w:name w:val="Texto nota pie Car"/>
    <w:basedOn w:val="Fuentedeprrafopredeter"/>
    <w:link w:val="Textonotapie"/>
    <w:uiPriority w:val="99"/>
    <w:semiHidden w:val="1"/>
    <w:rsid w:val="00ED541B"/>
    <w:rPr>
      <w:noProof w:val="1"/>
      <w:sz w:val="20"/>
      <w:szCs w:val="20"/>
      <w:lang w:val="es-ES_tradnl"/>
    </w:rPr>
  </w:style>
  <w:style w:type="character" w:styleId="Refdenotaalpie">
    <w:name w:val="footnote reference"/>
    <w:basedOn w:val="Fuentedeprrafopredeter"/>
    <w:uiPriority w:val="99"/>
    <w:semiHidden w:val="1"/>
    <w:unhideWhenUsed w:val="1"/>
    <w:rsid w:val="00ED541B"/>
    <w:rPr>
      <w:vertAlign w:val="superscript"/>
    </w:rPr>
  </w:style>
  <w:style w:type="character" w:styleId="Refdecomentario">
    <w:name w:val="annotation reference"/>
    <w:basedOn w:val="Fuentedeprrafopredeter"/>
    <w:uiPriority w:val="99"/>
    <w:semiHidden w:val="1"/>
    <w:unhideWhenUsed w:val="1"/>
    <w:rsid w:val="00BB3BFD"/>
    <w:rPr>
      <w:sz w:val="16"/>
      <w:szCs w:val="16"/>
    </w:rPr>
  </w:style>
  <w:style w:type="paragraph" w:styleId="Textocomentario">
    <w:name w:val="annotation text"/>
    <w:basedOn w:val="Normal"/>
    <w:link w:val="TextocomentarioCar"/>
    <w:uiPriority w:val="99"/>
    <w:semiHidden w:val="1"/>
    <w:unhideWhenUsed w:val="1"/>
    <w:rsid w:val="00BB3BFD"/>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BB3BFD"/>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BB3BFD"/>
    <w:rPr>
      <w:b w:val="1"/>
      <w:bCs w:val="1"/>
    </w:rPr>
  </w:style>
  <w:style w:type="character" w:styleId="AsuntodelcomentarioCar" w:customStyle="1">
    <w:name w:val="Asunto del comentario Car"/>
    <w:basedOn w:val="TextocomentarioCar"/>
    <w:link w:val="Asuntodelcomentario"/>
    <w:uiPriority w:val="99"/>
    <w:semiHidden w:val="1"/>
    <w:rsid w:val="00BB3BFD"/>
    <w:rPr>
      <w:b w:val="1"/>
      <w:bCs w:val="1"/>
      <w:sz w:val="20"/>
      <w:szCs w:val="20"/>
    </w:rPr>
  </w:style>
  <w:style w:type="paragraph" w:styleId="Textodeglobo">
    <w:name w:val="Balloon Text"/>
    <w:basedOn w:val="Normal"/>
    <w:link w:val="TextodegloboCar"/>
    <w:uiPriority w:val="99"/>
    <w:semiHidden w:val="1"/>
    <w:unhideWhenUsed w:val="1"/>
    <w:rsid w:val="00BB3BFD"/>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BB3BFD"/>
    <w:rPr>
      <w:rFonts w:ascii="Segoe UI" w:cs="Segoe UI" w:hAnsi="Segoe UI"/>
      <w:sz w:val="18"/>
      <w:szCs w:val="1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7.png"/><Relationship Id="rId24" Type="http://schemas.openxmlformats.org/officeDocument/2006/relationships/chart" Target="charts/chart2.xml"/><Relationship Id="rId23" Type="http://schemas.openxmlformats.org/officeDocument/2006/relationships/chart" Target="charts/chart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microsoft.com/office/2011/relationships/commentsExtended" Target="commentsExtended.xml"/><Relationship Id="rId25" Type="http://schemas.openxmlformats.org/officeDocument/2006/relationships/header" Target="header1.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5.png"/><Relationship Id="rId15" Type="http://schemas.openxmlformats.org/officeDocument/2006/relationships/image" Target="media/image9.png"/><Relationship Id="rId14" Type="http://schemas.openxmlformats.org/officeDocument/2006/relationships/image" Target="media/image10.png"/><Relationship Id="rId17" Type="http://schemas.openxmlformats.org/officeDocument/2006/relationships/hyperlink" Target="http://www.diresacusco.gob.pe/salacovid19/SS_COVID-19_DC_311220.pdf" TargetMode="External"/><Relationship Id="rId16" Type="http://schemas.openxmlformats.org/officeDocument/2006/relationships/image" Target="media/image1.png"/><Relationship Id="rId19" Type="http://schemas.openxmlformats.org/officeDocument/2006/relationships/hyperlink" Target="https://www.gob.pe/8895-coronavirus-apoyos-economicos-del-estado-por-el-aislamiento-social-obligatorio" TargetMode="External"/><Relationship Id="rId18" Type="http://schemas.openxmlformats.org/officeDocument/2006/relationships/hyperlink" Target="https://cdn.www.gob.pe/uploads/document/file/1320682/Reporte%20Regional%20de%20Turismo%20-%20Cusco%202020.pdf" TargetMode="Externa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ByronRodrigo\Downloads\CUADROS%20PRIMER%20INFORME%20CONTAGIOS%20QUITO.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ByronRodrigo\Downloads\CUADROS%20PRIMER%20INFORME%20CONTAGIOS%20QUI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_tradnl"/>
              <a:t>NUMBER OF PEOPLE CONTAGED BY</a:t>
            </a:r>
            <a:r>
              <a:rPr lang="es-ES_tradnl" baseline="0"/>
              <a:t> COVID-19 IN </a:t>
            </a:r>
            <a:r>
              <a:rPr lang="es-ES_tradnl"/>
              <a:t>QUITO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lineChart>
        <c:grouping val="standard"/>
        <c:varyColors val="0"/>
        <c:ser>
          <c:idx val="0"/>
          <c:order val="0"/>
          <c:spPr>
            <a:ln w="28575" cap="rnd">
              <a:solidFill>
                <a:schemeClr val="accent1"/>
              </a:solidFill>
              <a:round/>
            </a:ln>
            <a:effectLst/>
          </c:spPr>
          <c:marker>
            <c:symbol val="none"/>
          </c:marker>
          <c:cat>
            <c:strRef>
              <c:f>(Hoja1!$B$7:$B$16,Hoja1!$B$18)</c:f>
              <c:strCache>
                <c:ptCount val="11"/>
                <c:pt idx="0">
                  <c:v>MARCH </c:v>
                </c:pt>
                <c:pt idx="1">
                  <c:v>APRIL</c:v>
                </c:pt>
                <c:pt idx="2">
                  <c:v>MAY</c:v>
                </c:pt>
                <c:pt idx="3">
                  <c:v>JUNE</c:v>
                </c:pt>
                <c:pt idx="4">
                  <c:v>JULY</c:v>
                </c:pt>
                <c:pt idx="5">
                  <c:v>AUGUST</c:v>
                </c:pt>
                <c:pt idx="6">
                  <c:v>SEPTEMBER</c:v>
                </c:pt>
                <c:pt idx="7">
                  <c:v>OCTOBER</c:v>
                </c:pt>
                <c:pt idx="8">
                  <c:v>NOVEMBER</c:v>
                </c:pt>
                <c:pt idx="9">
                  <c:v>DECEMBER</c:v>
                </c:pt>
                <c:pt idx="10">
                  <c:v>JANUARY  2021</c:v>
                </c:pt>
              </c:strCache>
            </c:strRef>
          </c:cat>
          <c:val>
            <c:numRef>
              <c:f>(Hoja1!$C$7:$C$16,Hoja1!$C$18)</c:f>
              <c:numCache>
                <c:formatCode>_(* #,##0_);_(* \(#,##0\);_(* "-"??_);_(@_)</c:formatCode>
                <c:ptCount val="11"/>
                <c:pt idx="0">
                  <c:v>191</c:v>
                </c:pt>
                <c:pt idx="1">
                  <c:v>1320</c:v>
                </c:pt>
                <c:pt idx="2">
                  <c:v>3667</c:v>
                </c:pt>
                <c:pt idx="3">
                  <c:v>6571</c:v>
                </c:pt>
                <c:pt idx="4">
                  <c:v>13212</c:v>
                </c:pt>
                <c:pt idx="5">
                  <c:v>21558</c:v>
                </c:pt>
                <c:pt idx="6">
                  <c:v>36629</c:v>
                </c:pt>
                <c:pt idx="7">
                  <c:v>53812</c:v>
                </c:pt>
                <c:pt idx="8">
                  <c:v>64134</c:v>
                </c:pt>
                <c:pt idx="9">
                  <c:v>69067</c:v>
                </c:pt>
                <c:pt idx="10">
                  <c:v>79667</c:v>
                </c:pt>
              </c:numCache>
            </c:numRef>
          </c:val>
          <c:smooth val="0"/>
          <c:extLst>
            <c:ext xmlns:c16="http://schemas.microsoft.com/office/drawing/2014/chart" uri="{C3380CC4-5D6E-409C-BE32-E72D297353CC}">
              <c16:uniqueId val="{00000000-2656-4CD2-9DE1-536511073060}"/>
            </c:ext>
          </c:extLst>
        </c:ser>
        <c:dLbls>
          <c:showLegendKey val="0"/>
          <c:showVal val="0"/>
          <c:showCatName val="0"/>
          <c:showSerName val="0"/>
          <c:showPercent val="0"/>
          <c:showBubbleSize val="0"/>
        </c:dLbls>
        <c:smooth val="0"/>
        <c:axId val="1606926080"/>
        <c:axId val="1607429936"/>
      </c:lineChart>
      <c:catAx>
        <c:axId val="1606926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07429936"/>
        <c:crosses val="autoZero"/>
        <c:auto val="1"/>
        <c:lblAlgn val="ctr"/>
        <c:lblOffset val="100"/>
        <c:noMultiLvlLbl val="0"/>
      </c:catAx>
      <c:valAx>
        <c:axId val="1607429936"/>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06926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400" b="0" i="0" baseline="0">
                <a:effectLst/>
              </a:rPr>
              <a:t>NUMBER OF PEOPLE DECEASED BY COVID-19 IN QUITO</a:t>
            </a:r>
            <a:endParaRPr lang="es-EC"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r>
              <a:rPr lang="es-ES_tradnl"/>
              <a:t> </a:t>
            </a: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EC"/>
        </a:p>
      </c:txPr>
    </c:title>
    <c:autoTitleDeleted val="0"/>
    <c:plotArea>
      <c:layout/>
      <c:lineChart>
        <c:grouping val="standard"/>
        <c:varyColors val="0"/>
        <c:ser>
          <c:idx val="0"/>
          <c:order val="0"/>
          <c:tx>
            <c:strRef>
              <c:f>Hoja1!$I$5:$I$6</c:f>
              <c:strCache>
                <c:ptCount val="2"/>
                <c:pt idx="0">
                  <c:v>TOTAL</c:v>
                </c:pt>
                <c:pt idx="1">
                  <c:v> N/A </c:v>
                </c:pt>
              </c:strCache>
            </c:strRef>
          </c:tx>
          <c:spPr>
            <a:ln w="28575" cap="rnd">
              <a:solidFill>
                <a:schemeClr val="accent1"/>
              </a:solidFill>
              <a:round/>
            </a:ln>
            <a:effectLst/>
          </c:spPr>
          <c:marker>
            <c:symbol val="none"/>
          </c:marker>
          <c:cat>
            <c:strRef>
              <c:f>Hoja1!$H$7:$H$16</c:f>
              <c:strCache>
                <c:ptCount val="10"/>
                <c:pt idx="0">
                  <c:v>APRIL</c:v>
                </c:pt>
                <c:pt idx="1">
                  <c:v>MAY</c:v>
                </c:pt>
                <c:pt idx="2">
                  <c:v>JUNE</c:v>
                </c:pt>
                <c:pt idx="3">
                  <c:v>JULY</c:v>
                </c:pt>
                <c:pt idx="4">
                  <c:v>AUGUST</c:v>
                </c:pt>
                <c:pt idx="5">
                  <c:v>SEPTEMBER</c:v>
                </c:pt>
                <c:pt idx="6">
                  <c:v>OCTOBER</c:v>
                </c:pt>
                <c:pt idx="7">
                  <c:v>NOVEMBER</c:v>
                </c:pt>
                <c:pt idx="8">
                  <c:v>DECEMBER</c:v>
                </c:pt>
                <c:pt idx="9">
                  <c:v>JANUARY  2021</c:v>
                </c:pt>
              </c:strCache>
            </c:strRef>
          </c:cat>
          <c:val>
            <c:numRef>
              <c:f>Hoja1!$I$7:$I$16</c:f>
              <c:numCache>
                <c:formatCode>_(* #,##0_);_(* \(#,##0\);_(* "-"??_);_(@_)</c:formatCode>
                <c:ptCount val="10"/>
                <c:pt idx="0">
                  <c:v>64</c:v>
                </c:pt>
                <c:pt idx="1">
                  <c:v>360</c:v>
                </c:pt>
                <c:pt idx="2">
                  <c:v>464</c:v>
                </c:pt>
                <c:pt idx="3">
                  <c:v>622</c:v>
                </c:pt>
                <c:pt idx="4">
                  <c:v>808</c:v>
                </c:pt>
                <c:pt idx="5">
                  <c:v>1298</c:v>
                </c:pt>
                <c:pt idx="6">
                  <c:v>1606</c:v>
                </c:pt>
                <c:pt idx="7">
                  <c:v>1814</c:v>
                </c:pt>
                <c:pt idx="8">
                  <c:v>1846</c:v>
                </c:pt>
                <c:pt idx="9">
                  <c:v>1921</c:v>
                </c:pt>
              </c:numCache>
            </c:numRef>
          </c:val>
          <c:smooth val="0"/>
          <c:extLst>
            <c:ext xmlns:c16="http://schemas.microsoft.com/office/drawing/2014/chart" uri="{C3380CC4-5D6E-409C-BE32-E72D297353CC}">
              <c16:uniqueId val="{00000000-E9E5-452A-AC5F-CAB98469051D}"/>
            </c:ext>
          </c:extLst>
        </c:ser>
        <c:dLbls>
          <c:showLegendKey val="0"/>
          <c:showVal val="0"/>
          <c:showCatName val="0"/>
          <c:showSerName val="0"/>
          <c:showPercent val="0"/>
          <c:showBubbleSize val="0"/>
        </c:dLbls>
        <c:smooth val="0"/>
        <c:axId val="1649223440"/>
        <c:axId val="1670914912"/>
      </c:lineChart>
      <c:catAx>
        <c:axId val="1649223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70914912"/>
        <c:crosses val="autoZero"/>
        <c:auto val="1"/>
        <c:lblAlgn val="ctr"/>
        <c:lblOffset val="100"/>
        <c:noMultiLvlLbl val="0"/>
      </c:catAx>
      <c:valAx>
        <c:axId val="1670914912"/>
        <c:scaling>
          <c:orientation val="minMax"/>
        </c:scaling>
        <c:delete val="0"/>
        <c:axPos val="l"/>
        <c:majorGridlines>
          <c:spPr>
            <a:ln w="9525" cap="flat" cmpd="sng" algn="ctr">
              <a:solidFill>
                <a:schemeClr val="tx1">
                  <a:lumMod val="15000"/>
                  <a:lumOff val="85000"/>
                </a:schemeClr>
              </a:solidFill>
              <a:round/>
            </a:ln>
            <a:effectLst/>
          </c:spPr>
        </c:majorGridlines>
        <c:numFmt formatCode="_(* #,##0_);_(* \(#,##0\);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649223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Z76cKlQq3D0k3cOora+oVLzkhQ==">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2021-02-04T17:13:00Z</dcterms:created>
  <dc:creator>Patricia Martínez</dc:creator>
</cp:coreProperties>
</file>